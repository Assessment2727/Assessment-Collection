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ajorEastAsia" w:hAnsi="Arial" w:cs="Arial"/>
          <w:caps/>
          <w:noProof/>
          <w:sz w:val="36"/>
          <w:szCs w:val="36"/>
          <w:lang w:eastAsia="en-AU"/>
        </w:rPr>
        <w:id w:val="917746452"/>
        <w:docPartObj>
          <w:docPartGallery w:val="Cover Pages"/>
          <w:docPartUnique/>
        </w:docPartObj>
      </w:sdtPr>
      <w:sdtEndPr>
        <w:rPr>
          <w:rFonts w:ascii="Times New Roman" w:eastAsia="Times New Roman" w:hAnsi="Times New Roman" w:cs="Times New Roman"/>
          <w:b/>
          <w:bCs/>
          <w:caps w:val="0"/>
          <w:noProof w:val="0"/>
          <w:sz w:val="48"/>
        </w:rPr>
      </w:sdtEndPr>
      <w:sdtContent>
        <w:p w14:paraId="432E1470" w14:textId="3B5153D9" w:rsidR="009F65EF" w:rsidRDefault="009F65EF" w:rsidP="00115D20">
          <w:pPr>
            <w:ind w:left="426" w:right="543"/>
            <w:rPr>
              <w:rFonts w:ascii="Arial" w:eastAsiaTheme="majorEastAsia" w:hAnsi="Arial" w:cs="Arial"/>
              <w:caps/>
              <w:noProof/>
              <w:sz w:val="36"/>
              <w:szCs w:val="36"/>
              <w:lang w:eastAsia="en-AU"/>
            </w:rPr>
          </w:pPr>
          <w:r w:rsidRPr="00BE6E83">
            <w:rPr>
              <w:rFonts w:ascii="Arial" w:eastAsiaTheme="majorEastAsia" w:hAnsi="Arial" w:cs="Arial"/>
              <w:caps/>
              <w:noProof/>
              <w:sz w:val="36"/>
              <w:szCs w:val="36"/>
              <w:lang w:eastAsia="en-AU"/>
            </w:rPr>
            <mc:AlternateContent>
              <mc:Choice Requires="wps">
                <w:drawing>
                  <wp:anchor distT="0" distB="0" distL="114300" distR="114300" simplePos="0" relativeHeight="251665408" behindDoc="0" locked="0" layoutInCell="1" allowOverlap="1" wp14:anchorId="230EB232" wp14:editId="3C636DB7">
                    <wp:simplePos x="0" y="0"/>
                    <wp:positionH relativeFrom="column">
                      <wp:posOffset>869950</wp:posOffset>
                    </wp:positionH>
                    <wp:positionV relativeFrom="paragraph">
                      <wp:posOffset>244475</wp:posOffset>
                    </wp:positionV>
                    <wp:extent cx="4789170" cy="1403985"/>
                    <wp:effectExtent l="0" t="0" r="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1403985"/>
                            </a:xfrm>
                            <a:prstGeom prst="rect">
                              <a:avLst/>
                            </a:prstGeom>
                            <a:solidFill>
                              <a:srgbClr val="FFFFFF"/>
                            </a:solidFill>
                            <a:ln w="9525">
                              <a:noFill/>
                              <a:miter lim="800000"/>
                              <a:headEnd/>
                              <a:tailEnd/>
                            </a:ln>
                          </wps:spPr>
                          <wps:txbx>
                            <w:txbxContent>
                              <w:p w14:paraId="39942300" w14:textId="05EA9053" w:rsidR="00BE6E83" w:rsidRPr="00BE6E83" w:rsidRDefault="00A80FE5" w:rsidP="00A80FE5">
                                <w:pPr>
                                  <w:jc w:val="center"/>
                                  <w:rPr>
                                    <w:b/>
                                    <w:sz w:val="26"/>
                                  </w:rPr>
                                </w:pPr>
                                <w:r>
                                  <w:rPr>
                                    <w:b/>
                                    <w:sz w:val="26"/>
                                  </w:rPr>
                                  <w:t xml:space="preserve">Task 10 - </w:t>
                                </w:r>
                                <w:r w:rsidR="00BE6E83" w:rsidRPr="00BE6E83">
                                  <w:rPr>
                                    <w:b/>
                                    <w:sz w:val="26"/>
                                  </w:rPr>
                                  <w:t xml:space="preserve">YEAR 12 PHYSICS, </w:t>
                                </w:r>
                                <w:r w:rsidR="006B47A7">
                                  <w:rPr>
                                    <w:b/>
                                    <w:sz w:val="26"/>
                                  </w:rPr>
                                  <w:t>Evaluation and Analysis</w:t>
                                </w:r>
                              </w:p>
                              <w:p w14:paraId="030F9A36" w14:textId="77777777" w:rsidR="00BE6E83" w:rsidRPr="00BE6E83" w:rsidRDefault="00BE6E83" w:rsidP="00A80FE5">
                                <w:pPr>
                                  <w:jc w:val="center"/>
                                  <w:rPr>
                                    <w:b/>
                                    <w:sz w:val="26"/>
                                  </w:rPr>
                                </w:pPr>
                                <w:r w:rsidRPr="00BE6E83">
                                  <w:rPr>
                                    <w:b/>
                                    <w:sz w:val="26"/>
                                  </w:rPr>
                                  <w:t>RESPOND TO SCIENTIFIC ARTICLES ABOUT MODERN PHYSICS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B232" id="_x0000_t202" coordsize="21600,21600" o:spt="202" path="m,l,21600r21600,l21600,xe">
                    <v:stroke joinstyle="miter"/>
                    <v:path gradientshapeok="t" o:connecttype="rect"/>
                  </v:shapetype>
                  <v:shape id="Text Box 2" o:spid="_x0000_s1026" type="#_x0000_t202" style="position:absolute;left:0;text-align:left;margin-left:68.5pt;margin-top:19.25pt;width:377.1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" stroked="f">
                    <v:textbox style="mso-fit-shape-to-text:t">
                      <w:txbxContent>
                        <w:p w14:paraId="39942300" w14:textId="05EA9053" w:rsidR="00BE6E83" w:rsidRPr="00BE6E83" w:rsidRDefault="00A80FE5" w:rsidP="00A80FE5">
                          <w:pPr>
                            <w:jc w:val="center"/>
                            <w:rPr>
                              <w:b/>
                              <w:sz w:val="26"/>
                            </w:rPr>
                          </w:pPr>
                          <w:r>
                            <w:rPr>
                              <w:b/>
                              <w:sz w:val="26"/>
                            </w:rPr>
                            <w:t xml:space="preserve">Task 10 - </w:t>
                          </w:r>
                          <w:r w:rsidR="00BE6E83" w:rsidRPr="00BE6E83">
                            <w:rPr>
                              <w:b/>
                              <w:sz w:val="26"/>
                            </w:rPr>
                            <w:t xml:space="preserve">YEAR 12 PHYSICS, </w:t>
                          </w:r>
                          <w:r w:rsidR="006B47A7">
                            <w:rPr>
                              <w:b/>
                              <w:sz w:val="26"/>
                            </w:rPr>
                            <w:t>Evaluation and Analysis</w:t>
                          </w:r>
                        </w:p>
                        <w:p w14:paraId="030F9A36" w14:textId="77777777" w:rsidR="00BE6E83" w:rsidRPr="00BE6E83" w:rsidRDefault="00BE6E83" w:rsidP="00A80FE5">
                          <w:pPr>
                            <w:jc w:val="center"/>
                            <w:rPr>
                              <w:b/>
                              <w:sz w:val="26"/>
                            </w:rPr>
                          </w:pPr>
                          <w:r w:rsidRPr="00BE6E83">
                            <w:rPr>
                              <w:b/>
                              <w:sz w:val="26"/>
                            </w:rPr>
                            <w:t>RESPOND TO SCIENTIFIC ARTICLES ABOUT MODERN PHYSICS</w:t>
                          </w:r>
                        </w:p>
                      </w:txbxContent>
                    </v:textbox>
                  </v:shape>
                </w:pict>
              </mc:Fallback>
            </mc:AlternateContent>
          </w:r>
        </w:p>
        <w:p w14:paraId="59D2F4B0" w14:textId="77777777" w:rsidR="009F65EF" w:rsidRDefault="009F65EF" w:rsidP="00115D20">
          <w:pPr>
            <w:ind w:left="426" w:right="543"/>
            <w:rPr>
              <w:rFonts w:ascii="Arial" w:eastAsiaTheme="majorEastAsia" w:hAnsi="Arial" w:cs="Arial"/>
              <w:caps/>
              <w:noProof/>
              <w:sz w:val="36"/>
              <w:szCs w:val="36"/>
              <w:lang w:eastAsia="en-AU"/>
            </w:rPr>
          </w:pPr>
        </w:p>
        <w:p w14:paraId="0D01E247" w14:textId="77777777" w:rsidR="00BE6E83" w:rsidRDefault="00BE6E83" w:rsidP="00115D20">
          <w:pPr>
            <w:ind w:left="426" w:right="543"/>
            <w:rPr>
              <w:rFonts w:ascii="Arial" w:eastAsiaTheme="majorEastAsia" w:hAnsi="Arial" w:cs="Arial"/>
              <w:caps/>
              <w:noProof/>
              <w:sz w:val="36"/>
              <w:szCs w:val="36"/>
              <w:lang w:eastAsia="en-AU"/>
            </w:rPr>
          </w:pPr>
          <w:r w:rsidRPr="00BE6E83">
            <w:rPr>
              <w:rFonts w:ascii="Arial" w:eastAsiaTheme="majorEastAsia" w:hAnsi="Arial" w:cs="Arial"/>
              <w:caps/>
              <w:noProof/>
              <w:sz w:val="36"/>
              <w:szCs w:val="36"/>
              <w:lang w:eastAsia="en-AU"/>
            </w:rPr>
            <w:t xml:space="preserve"> </w:t>
          </w:r>
        </w:p>
        <w:p w14:paraId="1C526535" w14:textId="77777777" w:rsidR="00BE6E83" w:rsidRPr="00BE6E83" w:rsidRDefault="00BE6E83" w:rsidP="00115D20">
          <w:pPr>
            <w:ind w:left="426" w:right="543"/>
            <w:rPr>
              <w:rFonts w:ascii="Arial" w:eastAsiaTheme="majorEastAsia" w:hAnsi="Arial" w:cs="Arial"/>
              <w:caps/>
              <w:noProof/>
              <w:sz w:val="14"/>
              <w:szCs w:val="36"/>
              <w:lang w:eastAsia="en-AU"/>
            </w:rPr>
          </w:pPr>
        </w:p>
        <w:p w14:paraId="20016A90" w14:textId="77777777" w:rsidR="00BE6E83" w:rsidRDefault="00BE6E83" w:rsidP="00BE6E83">
          <w:pPr>
            <w:ind w:left="426" w:right="543"/>
            <w:jc w:val="center"/>
            <w:rPr>
              <w:sz w:val="24"/>
            </w:rPr>
          </w:pPr>
          <w:r>
            <w:rPr>
              <w:noProof/>
              <w:lang w:eastAsia="en-AU"/>
            </w:rPr>
            <w:drawing>
              <wp:inline distT="0" distB="0" distL="0" distR="0" wp14:anchorId="21F0CF02" wp14:editId="2E423527">
                <wp:extent cx="4584700" cy="2577064"/>
                <wp:effectExtent l="0" t="0" r="6350" b="0"/>
                <wp:docPr id="15" name="Picture 15" descr="Image result for large hadron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large hadron colli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7132" cy="2584052"/>
                        </a:xfrm>
                        <a:prstGeom prst="rect">
                          <a:avLst/>
                        </a:prstGeom>
                        <a:noFill/>
                        <a:ln>
                          <a:noFill/>
                        </a:ln>
                      </pic:spPr>
                    </pic:pic>
                  </a:graphicData>
                </a:graphic>
              </wp:inline>
            </w:drawing>
          </w:r>
        </w:p>
        <w:p w14:paraId="7161D4A6" w14:textId="77777777" w:rsidR="00854B34" w:rsidRPr="00854B34" w:rsidRDefault="00854B34" w:rsidP="00BE6E83">
          <w:pPr>
            <w:ind w:left="426" w:right="543"/>
            <w:jc w:val="center"/>
            <w:rPr>
              <w:b/>
              <w:sz w:val="30"/>
            </w:rPr>
          </w:pPr>
          <w:r w:rsidRPr="00854B34">
            <w:rPr>
              <w:b/>
              <w:sz w:val="30"/>
            </w:rPr>
            <w:t>Instructions</w:t>
          </w:r>
        </w:p>
        <w:p w14:paraId="5127E94D" w14:textId="77777777" w:rsidR="00115D20" w:rsidRPr="00854B34" w:rsidRDefault="00277695" w:rsidP="00444B2E">
          <w:pPr>
            <w:ind w:left="426" w:right="543"/>
            <w:rPr>
              <w:i/>
              <w:sz w:val="24"/>
            </w:rPr>
          </w:pPr>
          <w:r w:rsidRPr="00854B34">
            <w:rPr>
              <w:i/>
              <w:sz w:val="24"/>
            </w:rPr>
            <w:t xml:space="preserve">This package contains </w:t>
          </w:r>
          <w:r w:rsidR="00E631E1">
            <w:rPr>
              <w:i/>
              <w:sz w:val="24"/>
            </w:rPr>
            <w:t>eight</w:t>
          </w:r>
          <w:r w:rsidR="00ED1390" w:rsidRPr="00854B34">
            <w:rPr>
              <w:i/>
              <w:sz w:val="24"/>
            </w:rPr>
            <w:t xml:space="preserve"> articles taken from various sources. </w:t>
          </w:r>
          <w:r w:rsidR="00115D20" w:rsidRPr="00854B34">
            <w:rPr>
              <w:i/>
              <w:sz w:val="24"/>
            </w:rPr>
            <w:t>Your task is to read and engage with the articles, en</w:t>
          </w:r>
          <w:r w:rsidRPr="00854B34">
            <w:rPr>
              <w:i/>
              <w:sz w:val="24"/>
            </w:rPr>
            <w:t>s</w:t>
          </w:r>
          <w:r w:rsidR="00115D20" w:rsidRPr="00854B34">
            <w:rPr>
              <w:i/>
              <w:sz w:val="24"/>
            </w:rPr>
            <w:t xml:space="preserve">uring that you </w:t>
          </w:r>
          <w:r w:rsidR="00ED1390" w:rsidRPr="00854B34">
            <w:rPr>
              <w:i/>
              <w:sz w:val="24"/>
            </w:rPr>
            <w:t xml:space="preserve">understand </w:t>
          </w:r>
          <w:r w:rsidRPr="00854B34">
            <w:rPr>
              <w:i/>
              <w:sz w:val="24"/>
            </w:rPr>
            <w:t xml:space="preserve">and can explain </w:t>
          </w:r>
          <w:r w:rsidR="00ED1390" w:rsidRPr="00854B34">
            <w:rPr>
              <w:i/>
              <w:sz w:val="24"/>
            </w:rPr>
            <w:t xml:space="preserve">the principles discussed. </w:t>
          </w:r>
          <w:r w:rsidR="00115D20" w:rsidRPr="00854B34">
            <w:rPr>
              <w:i/>
              <w:sz w:val="24"/>
            </w:rPr>
            <w:t xml:space="preserve">You may highlight or underline anything in these articles but </w:t>
          </w:r>
          <w:r w:rsidRPr="00854B34">
            <w:rPr>
              <w:i/>
              <w:sz w:val="24"/>
            </w:rPr>
            <w:t xml:space="preserve">you may not </w:t>
          </w:r>
          <w:r w:rsidR="00115D20" w:rsidRPr="00854B34">
            <w:rPr>
              <w:i/>
              <w:sz w:val="24"/>
            </w:rPr>
            <w:t xml:space="preserve">make notes on these pages. </w:t>
          </w:r>
          <w:r w:rsidR="00ED1390" w:rsidRPr="00854B34">
            <w:rPr>
              <w:i/>
              <w:sz w:val="24"/>
            </w:rPr>
            <w:t xml:space="preserve">You are encouraged to </w:t>
          </w:r>
          <w:r w:rsidR="00115D20" w:rsidRPr="00854B34">
            <w:rPr>
              <w:i/>
              <w:sz w:val="24"/>
            </w:rPr>
            <w:t>research further and prepare a glossary of terms included in the articles</w:t>
          </w:r>
          <w:r w:rsidRPr="00854B34">
            <w:rPr>
              <w:i/>
              <w:sz w:val="24"/>
            </w:rPr>
            <w:t xml:space="preserve"> and elsewhere in your reading</w:t>
          </w:r>
          <w:r w:rsidR="00115D20" w:rsidRPr="00854B34">
            <w:rPr>
              <w:i/>
              <w:sz w:val="24"/>
            </w:rPr>
            <w:t xml:space="preserve">. </w:t>
          </w:r>
        </w:p>
        <w:p w14:paraId="032E18B3" w14:textId="78F3D98F" w:rsidR="006B47A7" w:rsidRDefault="00115D20" w:rsidP="00115D20">
          <w:pPr>
            <w:ind w:left="426" w:right="543"/>
            <w:rPr>
              <w:i/>
              <w:sz w:val="24"/>
            </w:rPr>
          </w:pPr>
          <w:r w:rsidRPr="00854B34">
            <w:rPr>
              <w:i/>
              <w:sz w:val="24"/>
            </w:rPr>
            <w:t>The validation test will be held on</w:t>
          </w:r>
          <w:r w:rsidR="00611F4A">
            <w:rPr>
              <w:b/>
              <w:i/>
              <w:sz w:val="24"/>
            </w:rPr>
            <w:t xml:space="preserve"> </w:t>
          </w:r>
          <w:r w:rsidR="00A80FE5">
            <w:rPr>
              <w:b/>
              <w:i/>
              <w:sz w:val="24"/>
            </w:rPr>
            <w:t>Monday</w:t>
          </w:r>
          <w:r w:rsidR="00611F4A">
            <w:rPr>
              <w:b/>
              <w:i/>
              <w:sz w:val="24"/>
            </w:rPr>
            <w:t xml:space="preserve">, September </w:t>
          </w:r>
          <w:r w:rsidR="00A80FE5">
            <w:rPr>
              <w:b/>
              <w:i/>
              <w:sz w:val="24"/>
            </w:rPr>
            <w:t>2</w:t>
          </w:r>
          <w:r w:rsidR="00611F4A">
            <w:rPr>
              <w:b/>
              <w:i/>
              <w:sz w:val="24"/>
            </w:rPr>
            <w:t>.</w:t>
          </w:r>
          <w:r w:rsidR="00611F4A">
            <w:rPr>
              <w:i/>
              <w:sz w:val="24"/>
            </w:rPr>
            <w:t xml:space="preserve"> </w:t>
          </w:r>
          <w:r w:rsidRPr="00854B34">
            <w:rPr>
              <w:i/>
              <w:sz w:val="24"/>
            </w:rPr>
            <w:t xml:space="preserve"> </w:t>
          </w:r>
          <w:r w:rsidRPr="00854B34">
            <w:rPr>
              <w:b/>
              <w:i/>
              <w:sz w:val="24"/>
            </w:rPr>
            <w:t>You must bring these articles</w:t>
          </w:r>
          <w:r w:rsidR="00277695" w:rsidRPr="00854B34">
            <w:rPr>
              <w:b/>
              <w:i/>
              <w:sz w:val="24"/>
            </w:rPr>
            <w:t xml:space="preserve"> to the test</w:t>
          </w:r>
          <w:r w:rsidRPr="00854B34">
            <w:rPr>
              <w:b/>
              <w:i/>
              <w:sz w:val="24"/>
            </w:rPr>
            <w:t>.</w:t>
          </w:r>
          <w:r w:rsidRPr="00854B34">
            <w:rPr>
              <w:i/>
              <w:sz w:val="24"/>
            </w:rPr>
            <w:t xml:space="preserve"> You will not be permitted any other notes</w:t>
          </w:r>
          <w:r w:rsidR="00277695" w:rsidRPr="00854B34">
            <w:rPr>
              <w:i/>
              <w:sz w:val="24"/>
            </w:rPr>
            <w:t xml:space="preserve"> but you will be provided the usual formulae and data booklet</w:t>
          </w:r>
          <w:r w:rsidRPr="00854B34">
            <w:rPr>
              <w:i/>
              <w:sz w:val="24"/>
            </w:rPr>
            <w:t>.</w:t>
          </w:r>
          <w:r w:rsidR="006B47A7">
            <w:rPr>
              <w:i/>
              <w:sz w:val="24"/>
            </w:rPr>
            <w:t xml:space="preserve"> </w:t>
          </w:r>
        </w:p>
        <w:p w14:paraId="1A7649D2" w14:textId="77777777" w:rsidR="00115D20" w:rsidRPr="00854B34" w:rsidRDefault="00115D20" w:rsidP="00115D20">
          <w:pPr>
            <w:ind w:left="426" w:right="543"/>
            <w:rPr>
              <w:i/>
              <w:sz w:val="24"/>
            </w:rPr>
          </w:pPr>
          <w:r w:rsidRPr="00854B34">
            <w:rPr>
              <w:i/>
              <w:sz w:val="24"/>
            </w:rPr>
            <w:t xml:space="preserve">The validation test </w:t>
          </w:r>
          <w:r w:rsidR="00277695" w:rsidRPr="00854B34">
            <w:rPr>
              <w:i/>
              <w:sz w:val="24"/>
            </w:rPr>
            <w:t xml:space="preserve">will </w:t>
          </w:r>
          <w:r w:rsidRPr="00854B34">
            <w:rPr>
              <w:i/>
              <w:sz w:val="24"/>
            </w:rPr>
            <w:t>com</w:t>
          </w:r>
          <w:r w:rsidR="00277695" w:rsidRPr="00854B34">
            <w:rPr>
              <w:i/>
              <w:sz w:val="24"/>
            </w:rPr>
            <w:t>prise</w:t>
          </w:r>
          <w:r w:rsidRPr="00854B34">
            <w:rPr>
              <w:i/>
              <w:sz w:val="24"/>
            </w:rPr>
            <w:t xml:space="preserve"> questions which will </w:t>
          </w:r>
          <w:r w:rsidR="00277695" w:rsidRPr="00854B34">
            <w:rPr>
              <w:i/>
              <w:sz w:val="24"/>
            </w:rPr>
            <w:t xml:space="preserve">assess </w:t>
          </w:r>
          <w:r w:rsidRPr="00854B34">
            <w:rPr>
              <w:i/>
              <w:sz w:val="24"/>
            </w:rPr>
            <w:t xml:space="preserve">your understanding of the articles </w:t>
          </w:r>
          <w:r w:rsidR="006B47A7">
            <w:rPr>
              <w:i/>
              <w:sz w:val="24"/>
            </w:rPr>
            <w:t>combined with</w:t>
          </w:r>
          <w:r w:rsidRPr="00854B34">
            <w:rPr>
              <w:i/>
              <w:sz w:val="24"/>
            </w:rPr>
            <w:t xml:space="preserve"> other knowledge of modern physics gained from the course (particle physics, special relativity, cosmology, particle accelerators, synchrotrons, etc.). There will be questions directly related to the article content and some indirectly related. Some of the data in the articles </w:t>
          </w:r>
          <w:r w:rsidR="006B47A7">
            <w:rPr>
              <w:i/>
              <w:sz w:val="24"/>
            </w:rPr>
            <w:t>may</w:t>
          </w:r>
          <w:r w:rsidRPr="00854B34">
            <w:rPr>
              <w:i/>
              <w:sz w:val="24"/>
            </w:rPr>
            <w:t xml:space="preserve"> be used to formulate questions which involve calculations. </w:t>
          </w:r>
        </w:p>
        <w:p w14:paraId="46FAB902" w14:textId="6226AFCE" w:rsidR="00B7229E" w:rsidRPr="00854B34" w:rsidRDefault="00115D20" w:rsidP="00115D20">
          <w:pPr>
            <w:ind w:left="426" w:right="543"/>
            <w:rPr>
              <w:i/>
              <w:sz w:val="24"/>
            </w:rPr>
          </w:pPr>
          <w:r w:rsidRPr="00854B34">
            <w:rPr>
              <w:i/>
              <w:sz w:val="24"/>
            </w:rPr>
            <w:t>The best preparation for the assessment is to read and research these article</w:t>
          </w:r>
          <w:r w:rsidR="001C25F2">
            <w:rPr>
              <w:i/>
              <w:sz w:val="24"/>
            </w:rPr>
            <w:t>s</w:t>
          </w:r>
          <w:r w:rsidRPr="00854B34">
            <w:rPr>
              <w:i/>
              <w:sz w:val="24"/>
            </w:rPr>
            <w:t xml:space="preserve"> thoroughly and to be up to date with all coursework.</w:t>
          </w:r>
          <w:r w:rsidR="006B47A7">
            <w:rPr>
              <w:i/>
              <w:sz w:val="24"/>
            </w:rPr>
            <w:t xml:space="preserve"> You should aim to understand the general principles and ideas presented in the articles, not necessarily every detail. Be wary of relying on copying text to answer questions. Past experience suggests that it is much more effective to have a general understanding of the articles which you can paraphrase and/or summarise as required</w:t>
          </w:r>
          <w:r w:rsidR="003D02B2">
            <w:rPr>
              <w:i/>
              <w:sz w:val="24"/>
            </w:rPr>
            <w:t>.</w:t>
          </w:r>
        </w:p>
        <w:p w14:paraId="1B9869A8" w14:textId="77777777" w:rsidR="00B05A34" w:rsidRPr="00E1751F" w:rsidRDefault="00BE6E83" w:rsidP="00E1751F">
          <w:pPr>
            <w:ind w:left="426" w:right="543"/>
            <w:jc w:val="center"/>
            <w:rPr>
              <w:b/>
              <w:sz w:val="34"/>
            </w:rPr>
          </w:pPr>
          <w:r w:rsidRPr="00E1751F">
            <w:rPr>
              <w:b/>
              <w:sz w:val="36"/>
            </w:rPr>
            <w:t>Good luck!</w:t>
          </w:r>
          <w:r w:rsidR="00B05A34" w:rsidRPr="00E1751F">
            <w:rPr>
              <w:rFonts w:ascii="Times New Roman" w:eastAsia="Times New Roman" w:hAnsi="Times New Roman" w:cs="Times New Roman"/>
              <w:b/>
              <w:bCs/>
              <w:sz w:val="48"/>
              <w:szCs w:val="36"/>
              <w:lang w:eastAsia="en-AU"/>
            </w:rPr>
            <w:br w:type="page"/>
          </w:r>
        </w:p>
      </w:sdtContent>
    </w:sdt>
    <w:p w14:paraId="411A0309" w14:textId="77777777" w:rsidR="007C3A8C" w:rsidRPr="007C3A8C" w:rsidRDefault="007C3A8C" w:rsidP="00FC4B9F">
      <w:pPr>
        <w:shd w:val="clear" w:color="auto" w:fill="FFFFFF" w:themeFill="background1"/>
        <w:spacing w:after="0" w:line="240" w:lineRule="auto"/>
        <w:outlineLvl w:val="0"/>
        <w:rPr>
          <w:rFonts w:ascii="Arial" w:eastAsia="Times New Roman" w:hAnsi="Arial" w:cs="Arial"/>
          <w:b/>
          <w:bCs/>
          <w:color w:val="000000"/>
          <w:kern w:val="36"/>
          <w:sz w:val="48"/>
          <w:szCs w:val="48"/>
          <w:lang w:eastAsia="en-AU"/>
        </w:rPr>
      </w:pPr>
      <w:r w:rsidRPr="007C3A8C">
        <w:rPr>
          <w:rFonts w:ascii="Arial" w:eastAsia="Times New Roman" w:hAnsi="Arial" w:cs="Arial"/>
          <w:b/>
          <w:bCs/>
          <w:color w:val="000000"/>
          <w:kern w:val="36"/>
          <w:sz w:val="48"/>
          <w:szCs w:val="48"/>
          <w:lang w:eastAsia="en-AU"/>
        </w:rPr>
        <w:lastRenderedPageBreak/>
        <w:t>A step closer to solving one of the biggest mysteries in fundamental physics?</w:t>
      </w:r>
    </w:p>
    <w:p w14:paraId="1DF3422B" w14:textId="77777777" w:rsidR="007C3A8C" w:rsidRPr="007C3A8C" w:rsidRDefault="007C3A8C" w:rsidP="00115D20">
      <w:pPr>
        <w:shd w:val="clear" w:color="auto" w:fill="FFFFFF" w:themeFill="background1"/>
        <w:spacing w:after="0" w:line="240" w:lineRule="auto"/>
        <w:jc w:val="center"/>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3CFDE033" wp14:editId="728EE5DB">
            <wp:extent cx="4756785" cy="3026410"/>
            <wp:effectExtent l="0" t="0" r="5715" b="2540"/>
            <wp:docPr id="1" name="Picture 1" descr="A step closer to solving one of the biggest mysteries in fundamental physics?">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tep closer to solving one of the biggest mysteries in fundamental physics?">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6785" cy="3026410"/>
                    </a:xfrm>
                    <a:prstGeom prst="rect">
                      <a:avLst/>
                    </a:prstGeom>
                    <a:noFill/>
                    <a:ln>
                      <a:noFill/>
                    </a:ln>
                  </pic:spPr>
                </pic:pic>
              </a:graphicData>
            </a:graphic>
          </wp:inline>
        </w:drawing>
      </w:r>
    </w:p>
    <w:p w14:paraId="183E338E" w14:textId="77777777" w:rsidR="00115D20" w:rsidRDefault="00115D20" w:rsidP="00115D20">
      <w:pPr>
        <w:shd w:val="clear" w:color="auto" w:fill="FFFFFF" w:themeFill="background1"/>
        <w:spacing w:after="0" w:line="240" w:lineRule="auto"/>
        <w:ind w:left="1440" w:firstLine="720"/>
        <w:rPr>
          <w:rFonts w:ascii="Arial" w:eastAsia="Times New Roman" w:hAnsi="Arial" w:cs="Arial"/>
          <w:color w:val="000000"/>
          <w:sz w:val="24"/>
          <w:szCs w:val="24"/>
          <w:lang w:eastAsia="en-AU"/>
        </w:rPr>
      </w:pPr>
      <w:r>
        <w:rPr>
          <w:rFonts w:ascii="Arial" w:eastAsia="Times New Roman" w:hAnsi="Arial" w:cs="Arial"/>
          <w:color w:val="000000"/>
          <w:sz w:val="24"/>
          <w:szCs w:val="24"/>
          <w:lang w:eastAsia="en-AU"/>
        </w:rPr>
        <w:t>The T2K ‘water tank’ with its array of optical sensors</w:t>
      </w:r>
    </w:p>
    <w:p w14:paraId="254C9073"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54E58A8"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(PhysOrg.com) -- Where did all the matter in the universe come from? This is one of the biggest mysteries in fundamental physics and exciting results released on 15 June 2011 from the international T2K neutrino experiment in Japan could be an important step towards resolving this puzzle.</w:t>
      </w:r>
    </w:p>
    <w:p w14:paraId="29ABE672"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42B46CD8"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intriguing results indicate a new property of the enigmatic </w:t>
      </w:r>
      <w:hyperlink r:id="rId12" w:history="1">
        <w:r w:rsidRPr="007C3A8C">
          <w:rPr>
            <w:rFonts w:ascii="Arial" w:eastAsia="Times New Roman" w:hAnsi="Arial" w:cs="Arial"/>
            <w:color w:val="313D57"/>
            <w:sz w:val="24"/>
            <w:szCs w:val="24"/>
            <w:lang w:eastAsia="en-AU"/>
          </w:rPr>
          <w:t>particles</w:t>
        </w:r>
      </w:hyperlink>
      <w:r w:rsidRPr="007C3A8C">
        <w:rPr>
          <w:rFonts w:ascii="Arial" w:eastAsia="Times New Roman" w:hAnsi="Arial" w:cs="Arial"/>
          <w:color w:val="000000"/>
          <w:sz w:val="24"/>
          <w:szCs w:val="24"/>
          <w:lang w:eastAsia="en-AU"/>
        </w:rPr>
        <w:t> known as </w:t>
      </w:r>
      <w:hyperlink r:id="rId13"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w:t>
      </w:r>
    </w:p>
    <w:p w14:paraId="1EC0749C"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types of neutrinos (called flavours) - one paired by particle interactions with the familiar electron (called the electron neutrino), and two more paired with the electron's heavier cousins, the muon and tau leptons. Previous experiments around the world have shown that these different flavours of neutrinos can spontaneously change into each other, a</w:t>
      </w:r>
      <w:r w:rsidR="00835694">
        <w:rPr>
          <w:rFonts w:ascii="Arial" w:eastAsia="Times New Roman" w:hAnsi="Arial" w:cs="Arial"/>
          <w:color w:val="000000"/>
          <w:sz w:val="24"/>
          <w:szCs w:val="24"/>
          <w:lang w:eastAsia="en-AU"/>
        </w:rPr>
        <w:t xml:space="preserve"> </w:t>
      </w:r>
      <w:hyperlink r:id="rId14" w:history="1">
        <w:r w:rsidRPr="007C3A8C">
          <w:rPr>
            <w:rFonts w:ascii="Arial" w:eastAsia="Times New Roman" w:hAnsi="Arial" w:cs="Arial"/>
            <w:color w:val="313D57"/>
            <w:sz w:val="24"/>
            <w:szCs w:val="24"/>
            <w:lang w:eastAsia="en-AU"/>
          </w:rPr>
          <w:t>phenomenon</w:t>
        </w:r>
      </w:hyperlink>
      <w:r w:rsidRPr="007C3A8C">
        <w:rPr>
          <w:rFonts w:ascii="Arial" w:eastAsia="Times New Roman" w:hAnsi="Arial" w:cs="Arial"/>
          <w:color w:val="000000"/>
          <w:sz w:val="24"/>
          <w:szCs w:val="24"/>
          <w:lang w:eastAsia="en-AU"/>
        </w:rPr>
        <w:t> called 'neutrino oscillation'.</w:t>
      </w:r>
    </w:p>
    <w:p w14:paraId="58464BDA"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1BD8D977"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Two types of oscillations have already been observed but in its first full period of operation, the T2K experiment has already seen evidence for a new type of oscillation (the appearance of electron neutrinos in a muon neutrino beam). This means that we have now observed that neutrinos can oscillate in every way possible.</w:t>
      </w:r>
    </w:p>
    <w:p w14:paraId="691B79F4"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5E2269AB"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This level of complexity opens the possibility that the oscillations of neutrinos and their anti-particles (called anti-neutrinos) could be different. And if the oscillations of neutrinos and anti-neutrinos are different, it would be an example of what</w:t>
      </w:r>
      <w:r w:rsidR="00835694">
        <w:rPr>
          <w:rFonts w:ascii="Arial" w:eastAsia="Times New Roman" w:hAnsi="Arial" w:cs="Arial"/>
          <w:color w:val="000000"/>
          <w:sz w:val="24"/>
          <w:szCs w:val="24"/>
          <w:lang w:eastAsia="en-AU"/>
        </w:rPr>
        <w:t xml:space="preserve"> </w:t>
      </w:r>
      <w:hyperlink r:id="rId15" w:history="1">
        <w:r w:rsidRPr="007C3A8C">
          <w:rPr>
            <w:rFonts w:ascii="Arial" w:eastAsia="Times New Roman" w:hAnsi="Arial" w:cs="Arial"/>
            <w:color w:val="313D57"/>
            <w:sz w:val="24"/>
            <w:szCs w:val="24"/>
            <w:lang w:eastAsia="en-AU"/>
          </w:rPr>
          <w:t>physicists</w:t>
        </w:r>
      </w:hyperlink>
      <w:r w:rsidRPr="007C3A8C">
        <w:rPr>
          <w:rFonts w:ascii="Arial" w:eastAsia="Times New Roman" w:hAnsi="Arial" w:cs="Arial"/>
          <w:color w:val="000000"/>
          <w:sz w:val="24"/>
          <w:szCs w:val="24"/>
          <w:lang w:eastAsia="en-AU"/>
        </w:rPr>
        <w:t> call CP violation. This could be the key to explaining why there is more matter than </w:t>
      </w:r>
      <w:hyperlink r:id="rId16" w:history="1">
        <w:r w:rsidRPr="007C3A8C">
          <w:rPr>
            <w:rFonts w:ascii="Arial" w:eastAsia="Times New Roman" w:hAnsi="Arial" w:cs="Arial"/>
            <w:color w:val="313D57"/>
            <w:sz w:val="24"/>
            <w:szCs w:val="24"/>
            <w:lang w:eastAsia="en-AU"/>
          </w:rPr>
          <w:t>anti-matter</w:t>
        </w:r>
      </w:hyperlink>
      <w:r w:rsidRPr="007C3A8C">
        <w:rPr>
          <w:rFonts w:ascii="Arial" w:eastAsia="Times New Roman" w:hAnsi="Arial" w:cs="Arial"/>
          <w:color w:val="000000"/>
          <w:sz w:val="24"/>
          <w:szCs w:val="24"/>
          <w:lang w:eastAsia="en-AU"/>
        </w:rPr>
        <w:t> in the universe (an excess which could not happen within the known </w:t>
      </w:r>
      <w:hyperlink r:id="rId17" w:history="1">
        <w:r w:rsidRPr="007C3A8C">
          <w:rPr>
            <w:rFonts w:ascii="Arial" w:eastAsia="Times New Roman" w:hAnsi="Arial" w:cs="Arial"/>
            <w:color w:val="313D57"/>
            <w:sz w:val="24"/>
            <w:szCs w:val="24"/>
            <w:lang w:eastAsia="en-AU"/>
          </w:rPr>
          <w:t>laws of physics</w:t>
        </w:r>
      </w:hyperlink>
      <w:r w:rsidRPr="007C3A8C">
        <w:rPr>
          <w:rFonts w:ascii="Arial" w:eastAsia="Times New Roman" w:hAnsi="Arial" w:cs="Arial"/>
          <w:color w:val="000000"/>
          <w:sz w:val="24"/>
          <w:szCs w:val="24"/>
          <w:lang w:eastAsia="en-AU"/>
        </w:rPr>
        <w:t>).</w:t>
      </w:r>
    </w:p>
    <w:p w14:paraId="693CB1C4"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587C9494"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ran from Janua</w:t>
      </w:r>
      <w:r w:rsidR="00A75F28">
        <w:rPr>
          <w:rFonts w:ascii="Arial" w:eastAsia="Times New Roman" w:hAnsi="Arial" w:cs="Arial"/>
          <w:color w:val="000000"/>
          <w:sz w:val="24"/>
          <w:szCs w:val="24"/>
          <w:lang w:eastAsia="en-AU"/>
        </w:rPr>
        <w:t>ry 2010 until 11 March 2011</w:t>
      </w:r>
      <w:r w:rsidRPr="007C3A8C">
        <w:rPr>
          <w:rFonts w:ascii="Arial" w:eastAsia="Times New Roman" w:hAnsi="Arial" w:cs="Arial"/>
          <w:color w:val="000000"/>
          <w:sz w:val="24"/>
          <w:szCs w:val="24"/>
          <w:lang w:eastAsia="en-AU"/>
        </w:rPr>
        <w:t xml:space="preserve">, when it was dramatically interrupted by the Japanese earthquake. Fortunately, the multinational T2K team were unharmed and their highly sensitive detectors were largely undamaged. Six </w:t>
      </w:r>
      <w:r w:rsidR="00A75F28">
        <w:rPr>
          <w:rFonts w:ascii="Arial" w:eastAsia="Times New Roman" w:hAnsi="Arial" w:cs="Arial"/>
          <w:color w:val="000000"/>
          <w:sz w:val="24"/>
          <w:szCs w:val="24"/>
          <w:lang w:eastAsia="en-AU"/>
        </w:rPr>
        <w:t>clean electron neutrino events we</w:t>
      </w:r>
      <w:r w:rsidRPr="007C3A8C">
        <w:rPr>
          <w:rFonts w:ascii="Arial" w:eastAsia="Times New Roman" w:hAnsi="Arial" w:cs="Arial"/>
          <w:color w:val="000000"/>
          <w:sz w:val="24"/>
          <w:szCs w:val="24"/>
          <w:lang w:eastAsia="en-AU"/>
        </w:rPr>
        <w:t xml:space="preserve">re observed in the data from before the earthquake, while in the absence of oscillations there should only have been </w:t>
      </w:r>
      <w:r w:rsidR="00A75F28">
        <w:rPr>
          <w:rFonts w:ascii="Arial" w:eastAsia="Times New Roman" w:hAnsi="Arial" w:cs="Arial"/>
          <w:color w:val="000000"/>
          <w:sz w:val="24"/>
          <w:szCs w:val="24"/>
          <w:lang w:eastAsia="en-AU"/>
        </w:rPr>
        <w:t>between 1 or 2</w:t>
      </w:r>
      <w:r w:rsidRPr="007C3A8C">
        <w:rPr>
          <w:rFonts w:ascii="Arial" w:eastAsia="Times New Roman" w:hAnsi="Arial" w:cs="Arial"/>
          <w:color w:val="000000"/>
          <w:sz w:val="24"/>
          <w:szCs w:val="24"/>
          <w:lang w:eastAsia="en-AU"/>
        </w:rPr>
        <w:t>. Even though such an excess could only happen by chance about one time in a hundred, that is not good enough to confirm a new physics discovery, so this is called an 'indication'.</w:t>
      </w:r>
    </w:p>
    <w:p w14:paraId="3E5CCC94"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921294E" w14:textId="120EFC76" w:rsidR="007C3A8C" w:rsidRPr="007C3A8C" w:rsidRDefault="007C3A8C" w:rsidP="00FC4B9F">
      <w:pPr>
        <w:shd w:val="clear" w:color="auto" w:fill="FFFFFF" w:themeFill="background1"/>
        <w:spacing w:after="0" w:line="240" w:lineRule="auto"/>
        <w:rPr>
          <w:rFonts w:ascii="Arial" w:hAnsi="Arial" w:cs="Arial"/>
          <w:sz w:val="24"/>
          <w:szCs w:val="24"/>
        </w:rPr>
      </w:pPr>
      <w:r w:rsidRPr="007C3A8C">
        <w:rPr>
          <w:rFonts w:ascii="Arial" w:hAnsi="Arial" w:cs="Arial"/>
          <w:color w:val="000000"/>
          <w:sz w:val="24"/>
          <w:szCs w:val="24"/>
          <w:shd w:val="clear" w:color="auto" w:fill="FFFFFF"/>
        </w:rPr>
        <w:t xml:space="preserve">Prof Dave Wark of STFC and Imperial College London, who served for four years as the International Co-Spokesperson of the experiment and is head of the UK group, explains, "People sometimes think that scientific discoveries are like light switches that click from 'off' to 'on', but in </w:t>
      </w:r>
      <w:r w:rsidR="00765FCC" w:rsidRPr="007C3A8C">
        <w:rPr>
          <w:rFonts w:ascii="Arial" w:hAnsi="Arial" w:cs="Arial"/>
          <w:color w:val="000000"/>
          <w:sz w:val="24"/>
          <w:szCs w:val="24"/>
          <w:shd w:val="clear" w:color="auto" w:fill="FFFFFF"/>
        </w:rPr>
        <w:t>reality,</w:t>
      </w:r>
      <w:r w:rsidRPr="007C3A8C">
        <w:rPr>
          <w:rFonts w:ascii="Arial" w:hAnsi="Arial" w:cs="Arial"/>
          <w:color w:val="000000"/>
          <w:sz w:val="24"/>
          <w:szCs w:val="24"/>
          <w:shd w:val="clear" w:color="auto" w:fill="FFFFFF"/>
        </w:rPr>
        <w:t xml:space="preserve"> it goes from 'maybe' to 'probably' to 'almost certainly' as you get more data. Right </w:t>
      </w:r>
      <w:r w:rsidR="00765FCC" w:rsidRPr="007C3A8C">
        <w:rPr>
          <w:rFonts w:ascii="Arial" w:hAnsi="Arial" w:cs="Arial"/>
          <w:color w:val="000000"/>
          <w:sz w:val="24"/>
          <w:szCs w:val="24"/>
          <w:shd w:val="clear" w:color="auto" w:fill="FFFFFF"/>
        </w:rPr>
        <w:t>now,</w:t>
      </w:r>
      <w:r w:rsidRPr="007C3A8C">
        <w:rPr>
          <w:rFonts w:ascii="Arial" w:hAnsi="Arial" w:cs="Arial"/>
          <w:color w:val="000000"/>
          <w:sz w:val="24"/>
          <w:szCs w:val="24"/>
          <w:shd w:val="clear" w:color="auto" w:fill="FFFFFF"/>
        </w:rPr>
        <w:t xml:space="preserve"> we are somewhere between 'probably' and 'almost certainly'."</w:t>
      </w:r>
      <w:r w:rsidRPr="007C3A8C">
        <w:rPr>
          <w:rFonts w:ascii="Arial" w:hAnsi="Arial" w:cs="Arial"/>
          <w:color w:val="000000"/>
          <w:sz w:val="24"/>
          <w:szCs w:val="24"/>
        </w:rPr>
        <w:br/>
      </w:r>
      <w:r w:rsidRPr="007C3A8C">
        <w:rPr>
          <w:rFonts w:ascii="Arial" w:hAnsi="Arial" w:cs="Arial"/>
          <w:color w:val="000000"/>
          <w:sz w:val="24"/>
          <w:szCs w:val="24"/>
        </w:rPr>
        <w:br/>
      </w:r>
      <w:r w:rsidRPr="007C3A8C">
        <w:rPr>
          <w:rFonts w:ascii="Arial" w:hAnsi="Arial" w:cs="Arial"/>
          <w:color w:val="000000"/>
          <w:sz w:val="24"/>
          <w:szCs w:val="24"/>
          <w:shd w:val="clear" w:color="auto" w:fill="FFFFFF"/>
        </w:rPr>
        <w:t>Read more at:</w:t>
      </w:r>
      <w:r w:rsidRPr="007C3A8C">
        <w:rPr>
          <w:rStyle w:val="apple-converted-space"/>
          <w:rFonts w:ascii="Arial" w:hAnsi="Arial" w:cs="Arial"/>
          <w:color w:val="000000"/>
          <w:sz w:val="24"/>
          <w:szCs w:val="24"/>
          <w:shd w:val="clear" w:color="auto" w:fill="FFFFFF"/>
        </w:rPr>
        <w:t> </w:t>
      </w:r>
      <w:hyperlink r:id="rId18" w:anchor="jCp" w:history="1">
        <w:r w:rsidRPr="007C3A8C">
          <w:rPr>
            <w:rStyle w:val="Hyperlink"/>
            <w:rFonts w:ascii="Arial" w:hAnsi="Arial" w:cs="Arial"/>
            <w:color w:val="313D57"/>
            <w:sz w:val="24"/>
            <w:szCs w:val="24"/>
            <w:shd w:val="clear" w:color="auto" w:fill="FFFFFF"/>
          </w:rPr>
          <w:t>http://phys.org/news/2011-06-closer-biggest-mysteries-fundamental-physics.html#jCp</w:t>
        </w:r>
      </w:hyperlink>
    </w:p>
    <w:p w14:paraId="583A3927" w14:textId="77777777" w:rsidR="00835694"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4CAF6043"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Prof Christos Touramanis from Liverpool University is the Project Manager for the UK contributions to T2K: "We have examined the near detectors and turned some of them back on, and everything that we have tried works pretty well. So far it looks like our earthquake engineering was good enough, but we never wanted to see it tested so thoroughly."</w:t>
      </w:r>
    </w:p>
    <w:p w14:paraId="7F0CD509"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2A55AD49"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Prof Takashi Kobayashi of the KEK Laboratory in Japan and spokesperson for the T2K experiment, said "It shows the power of our experimental design that with only 2% of our design data we are already the most sensitive experiment in the world for looking for this new type of oscillation."</w:t>
      </w:r>
    </w:p>
    <w:p w14:paraId="33E59C77"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AB05DFF" w14:textId="77777777" w:rsidR="007C3A8C" w:rsidRDefault="007C3A8C" w:rsidP="00FC4B9F">
      <w:pPr>
        <w:shd w:val="clear" w:color="auto" w:fill="FFFFFF" w:themeFill="background1"/>
        <w:spacing w:after="0" w:line="240" w:lineRule="auto"/>
        <w:rPr>
          <w:rFonts w:ascii="Arial" w:eastAsia="Times New Roman" w:hAnsi="Arial" w:cs="Arial"/>
          <w:b/>
          <w:bCs/>
          <w:color w:val="000000"/>
          <w:sz w:val="24"/>
          <w:szCs w:val="24"/>
          <w:lang w:eastAsia="en-AU"/>
        </w:rPr>
      </w:pPr>
      <w:r w:rsidRPr="007C3A8C">
        <w:rPr>
          <w:rFonts w:ascii="Arial" w:eastAsia="Times New Roman" w:hAnsi="Arial" w:cs="Arial"/>
          <w:b/>
          <w:bCs/>
          <w:color w:val="000000"/>
          <w:sz w:val="24"/>
          <w:szCs w:val="24"/>
          <w:lang w:eastAsia="en-AU"/>
        </w:rPr>
        <w:t>About T2K</w:t>
      </w:r>
    </w:p>
    <w:p w14:paraId="2B12AE2B"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6B079BF"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is a huge undertaking with over 500 scientists from 12 countries. The UK has invested £14.3M in the T2K project.</w:t>
      </w:r>
    </w:p>
    <w:p w14:paraId="3B3B4ADC"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6CB3B5C8"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elements to the experiment:</w:t>
      </w:r>
    </w:p>
    <w:p w14:paraId="4551AE05"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698DD31A"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 A beam of muon neutrinos is produced at the Japan Proton Accelerator Research Center in Tokai, Japan. </w:t>
      </w:r>
      <w:r w:rsidR="00A75F28">
        <w:rPr>
          <w:rFonts w:ascii="Arial" w:eastAsia="Times New Roman" w:hAnsi="Arial" w:cs="Arial"/>
          <w:color w:val="000000"/>
          <w:sz w:val="24"/>
          <w:szCs w:val="24"/>
          <w:lang w:eastAsia="en-AU"/>
        </w:rPr>
        <w:t>E</w:t>
      </w:r>
      <w:r w:rsidRPr="007C3A8C">
        <w:rPr>
          <w:rFonts w:ascii="Arial" w:eastAsia="Times New Roman" w:hAnsi="Arial" w:cs="Arial"/>
          <w:color w:val="000000"/>
          <w:sz w:val="24"/>
          <w:szCs w:val="24"/>
          <w:lang w:eastAsia="en-AU"/>
        </w:rPr>
        <w:t xml:space="preserve">ngineers from the </w:t>
      </w:r>
      <w:r w:rsidR="00A75F28">
        <w:rPr>
          <w:rFonts w:ascii="Arial" w:eastAsia="Times New Roman" w:hAnsi="Arial" w:cs="Arial"/>
          <w:color w:val="000000"/>
          <w:sz w:val="24"/>
          <w:szCs w:val="24"/>
          <w:lang w:eastAsia="en-AU"/>
        </w:rPr>
        <w:t xml:space="preserve">UK’s </w:t>
      </w:r>
      <w:r w:rsidRPr="007C3A8C">
        <w:rPr>
          <w:rFonts w:ascii="Arial" w:eastAsia="Times New Roman" w:hAnsi="Arial" w:cs="Arial"/>
          <w:color w:val="000000"/>
          <w:sz w:val="24"/>
          <w:szCs w:val="24"/>
          <w:lang w:eastAsia="en-AU"/>
        </w:rPr>
        <w:t>Rutherford Appleton Laboratory helped in the design, production, and testing of a number of the elements of this neutrino production system.</w:t>
      </w:r>
    </w:p>
    <w:p w14:paraId="00E86BC2"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6F7AA6BF"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The neutrinos then pass through a </w:t>
      </w:r>
      <w:hyperlink r:id="rId19" w:history="1">
        <w:r w:rsidRPr="007C3A8C">
          <w:rPr>
            <w:rFonts w:ascii="Arial" w:eastAsia="Times New Roman" w:hAnsi="Arial" w:cs="Arial"/>
            <w:color w:val="313D57"/>
            <w:sz w:val="24"/>
            <w:szCs w:val="24"/>
            <w:lang w:eastAsia="en-AU"/>
          </w:rPr>
          <w:t>complex</w:t>
        </w:r>
      </w:hyperlink>
      <w:r w:rsidRPr="007C3A8C">
        <w:rPr>
          <w:rFonts w:ascii="Arial" w:eastAsia="Times New Roman" w:hAnsi="Arial" w:cs="Arial"/>
          <w:color w:val="000000"/>
          <w:sz w:val="24"/>
          <w:szCs w:val="24"/>
          <w:lang w:eastAsia="en-AU"/>
        </w:rPr>
        <w:t xml:space="preserve"> set of near detectors located 280 meters from the target in order to determine the neutrino beam's composition and properties before the neutrinos have a chance to oscillate. </w:t>
      </w:r>
    </w:p>
    <w:p w14:paraId="4F5BF336"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158E2D5F"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The neutrinos then fly under the ground for 295 km across Japan to the mammoth Super Kamiokande neutrino detector (a tank of 50,000 tons of ultra-pure water surrounded by sensitive optical detectors which can see the very faint flashes of light emitted by the very rare interactions of passing neutrinos with the water). This is capable of telling muon neutrinos from electron neutrinos with high precision, and is thus ideal for looking for the appearance of a small fraction of electron neutrinos appearing in the muon neutrino beam, the key signature of this new type of oscillation.</w:t>
      </w:r>
    </w:p>
    <w:p w14:paraId="0A6F4552"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r w:rsidRPr="007C3A8C">
        <w:rPr>
          <w:rFonts w:ascii="Arial" w:eastAsia="Times New Roman" w:hAnsi="Arial" w:cs="Arial"/>
          <w:color w:val="000000"/>
          <w:sz w:val="24"/>
          <w:szCs w:val="24"/>
          <w:lang w:eastAsia="en-AU"/>
        </w:rPr>
        <w:br/>
      </w:r>
    </w:p>
    <w:p w14:paraId="69C309EB"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7A605FDF"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5E4AF69B"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7CE3773D" w14:textId="77777777" w:rsidR="007C3A8C" w:rsidRDefault="007C3A8C" w:rsidP="00FC4B9F">
      <w:pPr>
        <w:shd w:val="clear" w:color="auto" w:fill="FFFFFF" w:themeFill="background1"/>
        <w:rPr>
          <w:rFonts w:ascii="Arial" w:eastAsia="Times New Roman" w:hAnsi="Arial" w:cs="Arial"/>
          <w:b/>
          <w:bCs/>
          <w:color w:val="000000"/>
          <w:kern w:val="36"/>
          <w:sz w:val="48"/>
          <w:szCs w:val="48"/>
          <w:lang w:eastAsia="en-AU"/>
        </w:rPr>
      </w:pPr>
      <w:r>
        <w:rPr>
          <w:rFonts w:ascii="Arial" w:eastAsia="Times New Roman" w:hAnsi="Arial" w:cs="Arial"/>
          <w:b/>
          <w:bCs/>
          <w:color w:val="000000"/>
          <w:kern w:val="36"/>
          <w:sz w:val="48"/>
          <w:szCs w:val="48"/>
          <w:lang w:eastAsia="en-AU"/>
        </w:rPr>
        <w:br w:type="page"/>
      </w:r>
    </w:p>
    <w:p w14:paraId="3D6264AF" w14:textId="77777777" w:rsidR="007C3A8C" w:rsidRPr="007C3A8C" w:rsidRDefault="007C3A8C" w:rsidP="00FC4B9F">
      <w:pPr>
        <w:shd w:val="clear" w:color="auto" w:fill="FFFFFF" w:themeFill="background1"/>
        <w:spacing w:after="0" w:line="240" w:lineRule="auto"/>
        <w:outlineLvl w:val="0"/>
        <w:rPr>
          <w:rFonts w:ascii="Arial" w:eastAsia="Times New Roman" w:hAnsi="Arial" w:cs="Arial"/>
          <w:b/>
          <w:bCs/>
          <w:color w:val="000000"/>
          <w:kern w:val="36"/>
          <w:sz w:val="48"/>
          <w:szCs w:val="48"/>
          <w:lang w:eastAsia="en-AU"/>
        </w:rPr>
      </w:pPr>
      <w:r w:rsidRPr="007C3A8C">
        <w:rPr>
          <w:rFonts w:ascii="Arial" w:eastAsia="Times New Roman" w:hAnsi="Arial" w:cs="Arial"/>
          <w:b/>
          <w:bCs/>
          <w:color w:val="000000"/>
          <w:kern w:val="36"/>
          <w:sz w:val="48"/>
          <w:szCs w:val="48"/>
          <w:lang w:eastAsia="en-AU"/>
        </w:rPr>
        <w:lastRenderedPageBreak/>
        <w:t>Evidence mounts that neutrinos are the key to the universe's existence</w:t>
      </w:r>
    </w:p>
    <w:p w14:paraId="02BD5B6E" w14:textId="77777777" w:rsidR="007C3A8C" w:rsidRPr="007C3A8C" w:rsidRDefault="007C3A8C" w:rsidP="00FC4B9F">
      <w:pPr>
        <w:shd w:val="clear" w:color="auto" w:fill="FFFFFF" w:themeFill="background1"/>
        <w:spacing w:after="0" w:line="240" w:lineRule="atLeast"/>
        <w:outlineLvl w:val="4"/>
        <w:rPr>
          <w:rFonts w:ascii="Arial" w:eastAsia="Times New Roman" w:hAnsi="Arial" w:cs="Arial"/>
          <w:color w:val="000000"/>
          <w:sz w:val="20"/>
          <w:szCs w:val="20"/>
          <w:lang w:eastAsia="en-AU"/>
        </w:rPr>
      </w:pPr>
      <w:r w:rsidRPr="007C3A8C">
        <w:rPr>
          <w:rFonts w:ascii="Arial" w:eastAsia="Times New Roman" w:hAnsi="Arial" w:cs="Arial"/>
          <w:color w:val="000000"/>
          <w:sz w:val="20"/>
          <w:szCs w:val="20"/>
          <w:lang w:eastAsia="en-AU"/>
        </w:rPr>
        <w:t>August 8, 2016 by Hayley Dunning</w:t>
      </w:r>
    </w:p>
    <w:p w14:paraId="356933DF"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6F1500E3" wp14:editId="13CFE7E6">
            <wp:extent cx="6673215" cy="4572000"/>
            <wp:effectExtent l="0" t="0" r="0" b="0"/>
            <wp:docPr id="3" name="Picture 3" descr="Evidence mounts that neutrinos are the key to the universe's existence">
              <a:hlinkClick xmlns:a="http://schemas.openxmlformats.org/drawingml/2006/main" r:id="rId20" tooltip="&quot;The T2K near detector. Credit: Imperial College Lond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nce mounts that neutrinos are the key to the universe's existence">
                      <a:hlinkClick r:id="rId20" tooltip="&quot;The T2K near detector. Credit: Imperial College London&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3215" cy="4572000"/>
                    </a:xfrm>
                    <a:prstGeom prst="rect">
                      <a:avLst/>
                    </a:prstGeom>
                    <a:noFill/>
                    <a:ln>
                      <a:noFill/>
                    </a:ln>
                  </pic:spPr>
                </pic:pic>
              </a:graphicData>
            </a:graphic>
          </wp:inline>
        </w:drawing>
      </w:r>
    </w:p>
    <w:p w14:paraId="1FF7D299"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T2K near detector. Credit: Imperial College London</w:t>
      </w:r>
    </w:p>
    <w:p w14:paraId="0157073C"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2BD3F80"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New experimental results show a difference in the way neutrinos and antineutrinos behave, which could explain why matter persists over antimatter.</w:t>
      </w:r>
    </w:p>
    <w:p w14:paraId="3139B58B"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DF662A3"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results, from the T2K experiment in Japan, show that the degree to which</w:t>
      </w:r>
      <w:r w:rsidR="00835694">
        <w:rPr>
          <w:rFonts w:ascii="Arial" w:eastAsia="Times New Roman" w:hAnsi="Arial" w:cs="Arial"/>
          <w:color w:val="000000"/>
          <w:sz w:val="24"/>
          <w:szCs w:val="24"/>
          <w:lang w:eastAsia="en-AU"/>
        </w:rPr>
        <w:t xml:space="preserve"> </w:t>
      </w:r>
      <w:hyperlink r:id="rId22"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 change their type differs from their antineutrino counterparts. This is important because if all types of matter and antimatter behave the same way, they should have obliterated each other shortly after the Big Bang.</w:t>
      </w:r>
    </w:p>
    <w:p w14:paraId="4032B6D5"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49CE0A1"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So far, when scientists have looked at matter-antimatter pairs of particles, no differences have been large enough to explain why the universe is made up of matter – and exists – rather than being annihilated by antimatter.</w:t>
      </w:r>
    </w:p>
    <w:p w14:paraId="41628184"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B0F76B2"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Neutrinos and antineutrinos are one of the last matter-antimatter pairs to be investigated since they are difficult to produce and measure, but their strange behaviour hints that they could be the key to the mystery.</w:t>
      </w:r>
    </w:p>
    <w:p w14:paraId="1B499163"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05B4D37"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Flavour change</w:t>
      </w:r>
    </w:p>
    <w:p w14:paraId="79AE3768"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Neutrinos (and antineutrinos) come in three 'flavours' of tau, muon and electron, each of which can spontaneously change into the other as the neutrinos travel over long distances.</w:t>
      </w:r>
    </w:p>
    <w:p w14:paraId="2B907782"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lastRenderedPageBreak/>
        <w:t>The latest results, announced today by a team of researchers including physicists from Imperial College London, show more</w:t>
      </w:r>
      <w:r w:rsidR="00835694">
        <w:rPr>
          <w:rFonts w:ascii="Arial" w:eastAsia="Times New Roman" w:hAnsi="Arial" w:cs="Arial"/>
          <w:color w:val="000000"/>
          <w:sz w:val="24"/>
          <w:szCs w:val="24"/>
          <w:lang w:eastAsia="en-AU"/>
        </w:rPr>
        <w:t xml:space="preserve"> </w:t>
      </w:r>
      <w:hyperlink r:id="rId23" w:history="1">
        <w:r w:rsidRPr="007C3A8C">
          <w:rPr>
            <w:rFonts w:ascii="Arial" w:eastAsia="Times New Roman" w:hAnsi="Arial" w:cs="Arial"/>
            <w:color w:val="313D57"/>
            <w:sz w:val="24"/>
            <w:szCs w:val="24"/>
            <w:lang w:eastAsia="en-AU"/>
          </w:rPr>
          <w:t>muon neutrinos</w:t>
        </w:r>
      </w:hyperlink>
      <w:r w:rsidRPr="007C3A8C">
        <w:rPr>
          <w:rFonts w:ascii="Arial" w:eastAsia="Times New Roman" w:hAnsi="Arial" w:cs="Arial"/>
          <w:color w:val="000000"/>
          <w:sz w:val="24"/>
          <w:szCs w:val="24"/>
          <w:lang w:eastAsia="en-AU"/>
        </w:rPr>
        <w:t> changing into electron neutrinos than muon antineutrinos changing into electron antineutrinos.</w:t>
      </w:r>
    </w:p>
    <w:p w14:paraId="60459143"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This difference in muon-to-electron changing behaviour between neutrinos and antineutrinos means they would have different properties, which could have prevented them from destroying each other and allow the universe to exist.</w:t>
      </w:r>
    </w:p>
    <w:p w14:paraId="67E2ABC7"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DE4D578" w14:textId="3D50CBAC"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To explore the (anti)neutrino flavour changes, known as </w:t>
      </w:r>
      <w:r w:rsidR="00765FCC" w:rsidRPr="007C3A8C">
        <w:rPr>
          <w:rFonts w:ascii="Arial" w:eastAsia="Times New Roman" w:hAnsi="Arial" w:cs="Arial"/>
          <w:color w:val="000000"/>
          <w:sz w:val="24"/>
          <w:szCs w:val="24"/>
          <w:lang w:eastAsia="en-AU"/>
        </w:rPr>
        <w:t>oscillations</w:t>
      </w:r>
      <w:r w:rsidRPr="007C3A8C">
        <w:rPr>
          <w:rFonts w:ascii="Arial" w:eastAsia="Times New Roman" w:hAnsi="Arial" w:cs="Arial"/>
          <w:color w:val="000000"/>
          <w:sz w:val="24"/>
          <w:szCs w:val="24"/>
          <w:lang w:eastAsia="en-AU"/>
        </w:rPr>
        <w:t>, the T2K experiment fires a beam of (anti)neutrinos from the J-PARC laboratory at Tokai Village on the eastern coast of Japan.</w:t>
      </w:r>
    </w:p>
    <w:p w14:paraId="4EDE572D"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42C3397B"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It then detects them at the Super-Kamiokande detector, 295 km away in the mountains of the north-western part of the country. Here, the scientists look to see if the (anti)neutrinos at the end of the beam matched those emitted at the start.</w:t>
      </w:r>
    </w:p>
    <w:p w14:paraId="5680FF3F"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2DCCEC61"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Very intriguing</w:t>
      </w:r>
    </w:p>
    <w:p w14:paraId="29950C92"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latest results were concluded from relatively few data points, meaning there is still a one in 20 chance that the results are due to random chance, rather than a true difference in behaviour. However, the result is still exciting for the scientists involved.</w:t>
      </w:r>
    </w:p>
    <w:p w14:paraId="561013E1" w14:textId="77777777" w:rsidR="0088795F" w:rsidRPr="007C3A8C" w:rsidRDefault="0088795F" w:rsidP="00FC4B9F">
      <w:pPr>
        <w:shd w:val="clear" w:color="auto" w:fill="FFFFFF" w:themeFill="background1"/>
        <w:spacing w:after="0" w:line="240" w:lineRule="auto"/>
        <w:rPr>
          <w:rFonts w:ascii="Arial" w:eastAsia="Times New Roman" w:hAnsi="Arial" w:cs="Arial"/>
          <w:color w:val="000000"/>
          <w:sz w:val="24"/>
          <w:szCs w:val="24"/>
          <w:lang w:eastAsia="en-AU"/>
        </w:rPr>
      </w:pPr>
    </w:p>
    <w:p w14:paraId="41D78C95"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Dr Morgan Wascko, international co-spokesperson for the T2K experiment from the Department of Physics at Imperial said: "This is an important first step towards potentially solving one of the biggest mysteries in science.</w:t>
      </w:r>
    </w:p>
    <w:p w14:paraId="053914E9" w14:textId="77777777" w:rsidR="0088795F" w:rsidRPr="007C3A8C" w:rsidRDefault="0088795F"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9E3EDE1"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"T2K is the first experiment that is able to study neutrino and antineutrino oscillation under the same conditions, and the disparity we have observed is, while not yet statistically significant, very intriguing."</w:t>
      </w:r>
    </w:p>
    <w:p w14:paraId="3829DCA1" w14:textId="77777777" w:rsidR="0088795F" w:rsidRPr="007C3A8C" w:rsidRDefault="0088795F" w:rsidP="00FC4B9F">
      <w:pPr>
        <w:shd w:val="clear" w:color="auto" w:fill="FFFFFF" w:themeFill="background1"/>
        <w:spacing w:after="0" w:line="240" w:lineRule="auto"/>
        <w:rPr>
          <w:rFonts w:ascii="Arial" w:eastAsia="Times New Roman" w:hAnsi="Arial" w:cs="Arial"/>
          <w:color w:val="000000"/>
          <w:sz w:val="24"/>
          <w:szCs w:val="24"/>
          <w:lang w:eastAsia="en-AU"/>
        </w:rPr>
      </w:pPr>
    </w:p>
    <w:p w14:paraId="3901EB20"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Dr Yoshi Uchida, also from the Department of Physics at Imperial and a principal investigator at T2K, added: "More data is needed to prove conclusively that neutrinos and antineutrinos behave differently, but this result is an indication that neutrinos will continue to provide breakthroughs in our understanding of the universe.</w:t>
      </w:r>
    </w:p>
    <w:p w14:paraId="19A5EDEA" w14:textId="77777777" w:rsidR="0088795F" w:rsidRPr="007C3A8C" w:rsidRDefault="0088795F"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DA4E1D5"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Upgrades to the equipment that produces (anti)neutrinos, as well as to the detector that measures them, are expected to add more data within the next decade, and determine whether the difference is in fact real.</w:t>
      </w:r>
    </w:p>
    <w:p w14:paraId="09786839" w14:textId="77777777" w:rsidR="007C3A8C" w:rsidRPr="007C3A8C" w:rsidRDefault="007C3A8C" w:rsidP="00FC4B9F">
      <w:pPr>
        <w:shd w:val="clear" w:color="auto" w:fill="FFFFFF" w:themeFill="background1"/>
        <w:spacing w:after="0" w:line="240" w:lineRule="auto"/>
        <w:rPr>
          <w:ins w:id="0" w:author="Unknown"/>
          <w:rFonts w:ascii="Arial" w:eastAsia="Times New Roman" w:hAnsi="Arial" w:cs="Arial"/>
          <w:color w:val="000000"/>
          <w:sz w:val="24"/>
          <w:szCs w:val="24"/>
          <w:lang w:eastAsia="en-AU"/>
        </w:rPr>
      </w:pP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shd w:val="clear" w:color="auto" w:fill="FFFFFF"/>
          <w:lang w:eastAsia="en-AU"/>
        </w:rPr>
        <w:t>Read more at: </w:t>
      </w:r>
      <w:hyperlink r:id="rId24" w:anchor="jCp" w:history="1">
        <w:r w:rsidRPr="007C3A8C">
          <w:rPr>
            <w:rFonts w:ascii="Arial" w:eastAsia="Times New Roman" w:hAnsi="Arial" w:cs="Arial"/>
            <w:color w:val="313D57"/>
            <w:sz w:val="19"/>
            <w:szCs w:val="19"/>
            <w:shd w:val="clear" w:color="auto" w:fill="FFFFFF"/>
            <w:lang w:eastAsia="en-AU"/>
          </w:rPr>
          <w:t>http://phys.org/news/2016-08-evidence-mounts-neutrinos-key-universe.html#jCp</w:t>
        </w:r>
      </w:hyperlink>
    </w:p>
    <w:p w14:paraId="6B42FCE4" w14:textId="77777777" w:rsidR="002270F9" w:rsidRDefault="002270F9" w:rsidP="00FC4B9F">
      <w:pPr>
        <w:shd w:val="clear" w:color="auto" w:fill="FFFFFF" w:themeFill="background1"/>
      </w:pPr>
    </w:p>
    <w:p w14:paraId="03EC9AC9" w14:textId="77777777" w:rsidR="007C3A8C" w:rsidRDefault="007C3A8C" w:rsidP="00FC4B9F">
      <w:pPr>
        <w:shd w:val="clear" w:color="auto" w:fill="FFFFFF" w:themeFill="background1"/>
      </w:pPr>
    </w:p>
    <w:p w14:paraId="26FAD07C" w14:textId="77777777" w:rsidR="007C3A8C" w:rsidRDefault="007C3A8C" w:rsidP="00FC4B9F">
      <w:pPr>
        <w:shd w:val="clear" w:color="auto" w:fill="FFFFFF" w:themeFill="background1"/>
      </w:pPr>
    </w:p>
    <w:p w14:paraId="7F1CF91D" w14:textId="77777777" w:rsidR="00746ED4" w:rsidRDefault="00746ED4" w:rsidP="00FC4B9F">
      <w:pPr>
        <w:shd w:val="clear" w:color="auto" w:fill="FFFFFF" w:themeFill="background1"/>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br w:type="page"/>
      </w:r>
    </w:p>
    <w:p w14:paraId="158DC619" w14:textId="77777777" w:rsidR="00AD623C" w:rsidRPr="007F1757" w:rsidRDefault="00AD623C" w:rsidP="00AD623C">
      <w:pPr>
        <w:rPr>
          <w:b/>
          <w:sz w:val="30"/>
        </w:rPr>
      </w:pPr>
      <w:r w:rsidRPr="007F1757">
        <w:rPr>
          <w:b/>
          <w:sz w:val="30"/>
        </w:rPr>
        <w:lastRenderedPageBreak/>
        <w:t>The Universe Is Expanding Even Faster Than Believed</w:t>
      </w:r>
    </w:p>
    <w:p w14:paraId="7AF56A98" w14:textId="77777777" w:rsidR="00AD623C" w:rsidRDefault="00AD623C" w:rsidP="00AD623C">
      <w:r>
        <w:t xml:space="preserve">June 5th 2016 07:54 AM </w:t>
      </w:r>
    </w:p>
    <w:p w14:paraId="34074E4B" w14:textId="77777777" w:rsidR="00AD623C" w:rsidRDefault="00AD623C" w:rsidP="00AD623C">
      <w:pPr>
        <w:pStyle w:val="z-BottomofForm"/>
      </w:pPr>
      <w:r>
        <w:t>Bottom of Form</w:t>
      </w:r>
    </w:p>
    <w:p w14:paraId="17535D81" w14:textId="77777777" w:rsidR="00AD623C" w:rsidRDefault="00AD623C" w:rsidP="00AD623C">
      <w:pPr>
        <w:pStyle w:val="NormalWeb"/>
      </w:pPr>
      <w:r>
        <w:t>Astronomers have used Hubble to measure the distances to stars in nineteen galaxies more accurately than previously possible. They found that the Universe is currently expanding faster than the rate derived from measurements of the Universe shortly after the Big Bang. If confirmed, this apparent inconsistency may be an important clue to understanding three of the Universe's most elusive components: dark matter, dark energy and neutrinos.</w:t>
      </w:r>
    </w:p>
    <w:p w14:paraId="7436D190" w14:textId="77777777" w:rsidR="00AD623C" w:rsidRDefault="00AD623C" w:rsidP="00AD623C">
      <w:pPr>
        <w:pStyle w:val="NormalWeb"/>
      </w:pPr>
      <w:r>
        <w:t xml:space="preserve">A team of astronomers </w:t>
      </w:r>
      <w:hyperlink r:id="rId25" w:tgtFrame="_blank" w:history="1">
        <w:r>
          <w:rPr>
            <w:rStyle w:val="Hyperlink"/>
          </w:rPr>
          <w:t>have discovered that the Universe is expanding between five and nine percent faster than previously calculated</w:t>
        </w:r>
      </w:hyperlink>
      <w:r>
        <w:t xml:space="preserve">. This is in clear discrepancy with the rate predicted from measurements of the infant Universe. One possible explanation for this unexpectedly fast expansion of the Universe is a new type of subatomic particle that may have changed the balance of energy in the early Universe, so called dark radiation. </w:t>
      </w:r>
    </w:p>
    <w:p w14:paraId="761267E3" w14:textId="77777777" w:rsidR="00AD623C" w:rsidRDefault="00AD623C" w:rsidP="00AD623C">
      <w:pPr>
        <w:pStyle w:val="NormalWeb"/>
      </w:pPr>
      <w:r>
        <w:t>The team made the discovery by refining the measurement of how fast the Universe is expanding, a value called the Hubble constant, to unprecedented accuracy, reducing the uncertainty to only 2.4 percent.</w:t>
      </w:r>
    </w:p>
    <w:p w14:paraId="3B2862EE" w14:textId="77777777" w:rsidR="00AD623C" w:rsidRDefault="00AD623C" w:rsidP="00AD623C">
      <w:pPr>
        <w:pStyle w:val="NormalWeb"/>
      </w:pPr>
      <w:r>
        <w:t>This new measurement presents a puzzle because it does not agree with the expansion rate found by looking at the moments shortly after the Big Bang. Measurements of the afterglow from the Big Bang from NASA's Wilkinson Microwave Anisotropy Probe (WMAP)and the European Space Agency's Planck satellite mission yield smaller predictions for the Hubble constant.</w:t>
      </w:r>
    </w:p>
    <w:p w14:paraId="17681ADB" w14:textId="77777777" w:rsidR="00AD623C" w:rsidRDefault="00AD623C" w:rsidP="00AD623C">
      <w:r>
        <w:rPr>
          <w:rStyle w:val="Emphasis"/>
        </w:rPr>
        <w:t>This illustration (following page) shows the three steps astronomers used to measure the universe's expansion rate to an unprecedented accuracy, reducing the total uncertainty to 2.4 percent. Astronomers made the measurements by streamlining and strengthening the construction of the cosmic distance ladder, which is used to measure accurate distances to galaxies near and far from Earth. Beginning at left, astronomers use Hubble to measure the distances to a class of pulsating stars called Cepheid variables, employing a basic tool of geometry called parallax. This is the same technique that surveyors use to measure distances on Earth. Once astronomers calibrate the Cepheids' true brightness, they can use them as cosmic yardsticks to measure distances to galaxies much farther away than they can with the parallax technique. The rate at which Cepheids pulsate provides an additional fine-tuning to the true brightness, with slower pulses for brighter Cepheids.</w:t>
      </w:r>
      <w:r w:rsidRPr="00AD623C">
        <w:rPr>
          <w:rStyle w:val="Emphasis"/>
        </w:rPr>
        <w:t xml:space="preserve"> </w:t>
      </w:r>
      <w:r>
        <w:rPr>
          <w:rStyle w:val="Emphasis"/>
        </w:rPr>
        <w:t>The astronomers compare the calibrated true brightness values with the stars' apparent brightness, as seen from Earth, to determine accurate distances. Once the Cepheids are calibrated, astronomers move beyond our Milky Way to nearby galaxies (shown at center). They look for galaxies that contain Cepheid stars and another reliable yardstick, Type Ia supernovae, exploding stars that flare with the same amount of brightness. The astronomers use the Cepheids to measure the true brightness of the supernovae in each host galaxy. From these measurements, the astronomers determine the galaxies' distances. They then look for supernovae in galaxies located even farther away from Earth. Unlike Cepheids, Type Ia supernovae are brilliant enough to be seen from relatively longer distances. The astronomers compare the true and apparent brightness of distant supernovae to measure out to the distance where the expansion of the universe can be seen (shown at right). They compare those distance measurements with how the light from the supernovae is stretched to longer wavelengths by the expansion of space. They use these two values to calculate how fast the universe expands with time, called the Hubble constant.</w:t>
      </w:r>
    </w:p>
    <w:p w14:paraId="0FDB0799" w14:textId="77777777" w:rsidR="00AD623C" w:rsidRDefault="00AD623C" w:rsidP="00AD623C">
      <w:pPr>
        <w:pStyle w:val="NormalWeb"/>
      </w:pPr>
    </w:p>
    <w:p w14:paraId="60BF295C" w14:textId="77777777" w:rsidR="00AD623C" w:rsidRDefault="00AD623C" w:rsidP="00AD623C">
      <w:pPr>
        <w:pStyle w:val="NormalWeb"/>
      </w:pPr>
      <w:r>
        <w:rPr>
          <w:noProof/>
        </w:rPr>
        <w:lastRenderedPageBreak/>
        <w:drawing>
          <wp:inline distT="0" distB="0" distL="0" distR="0" wp14:anchorId="2A001788" wp14:editId="60937FFD">
            <wp:extent cx="10109200" cy="6570980"/>
            <wp:effectExtent l="0" t="2540" r="3810" b="3810"/>
            <wp:docPr id="17" name="Picture 17" descr="https://www.science20.com/files/images/universe-expanding-20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cience20.com/files/images/universe-expanding-2016-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0109672" cy="6571287"/>
                    </a:xfrm>
                    <a:prstGeom prst="rect">
                      <a:avLst/>
                    </a:prstGeom>
                    <a:noFill/>
                    <a:ln>
                      <a:noFill/>
                    </a:ln>
                  </pic:spPr>
                </pic:pic>
              </a:graphicData>
            </a:graphic>
          </wp:inline>
        </w:drawing>
      </w:r>
    </w:p>
    <w:p w14:paraId="20A291C7" w14:textId="77777777" w:rsidR="00AD623C" w:rsidRDefault="00AD623C" w:rsidP="00AD623C">
      <w:pPr>
        <w:pStyle w:val="NormalWeb"/>
      </w:pPr>
      <w:r>
        <w:lastRenderedPageBreak/>
        <w:t xml:space="preserve">"This surprising finding may be an important clue to understanding those mysterious parts of the Universe that make up 95 percent of everything and don't emit light, such as dark energy, dark matter, and dark radiation," explains Nobel Laureate Adam Riess of the Space Telescope Science Institute and the Johns Hopkins University. </w:t>
      </w:r>
    </w:p>
    <w:p w14:paraId="17BF5397" w14:textId="77777777" w:rsidR="00AD623C" w:rsidRDefault="00AD623C" w:rsidP="00AD623C">
      <w:pPr>
        <w:pStyle w:val="NormalWeb"/>
      </w:pPr>
      <w:r>
        <w:t>Comparing the Universe's expansion rate as calculated by WMAP and Planck (for the time after the Big Bang) and Hubble (for our modern Universe) is like building a bridge, Riess explains: "You start at two ends, and you expect to meet in the middle if all of your drawings are right and your measurements are right. But now the ends are not quite meeting in the middle and we want to know why."</w:t>
      </w:r>
    </w:p>
    <w:p w14:paraId="21F68898" w14:textId="77777777" w:rsidR="00AD623C" w:rsidRDefault="00AD623C" w:rsidP="00AD623C">
      <w:pPr>
        <w:pStyle w:val="NormalWeb"/>
      </w:pPr>
      <w:r>
        <w:t>This refined determination of the Hubble constant was made possible by making precise measurements of the distances to both nearby and faraway galaxies using Hubble [2]. The improved distance measurements were made by streamlining and strengthening the cosmic distance ladder, which astronomers use to measure accurate distances to galaxies. The team compared these measured distances with the expansion of space as measured by the stretching of light from receding galaxies and these two values were then used to calculate the Hubble constant.</w:t>
      </w:r>
    </w:p>
    <w:p w14:paraId="09E306AA" w14:textId="77777777" w:rsidR="00AD623C" w:rsidRDefault="00AD623C">
      <w:pPr>
        <w:rPr>
          <w:rFonts w:ascii="Times New Roman" w:eastAsia="Times New Roman" w:hAnsi="Times New Roman" w:cs="Times New Roman"/>
          <w:b/>
          <w:bCs/>
          <w:kern w:val="36"/>
          <w:sz w:val="48"/>
          <w:szCs w:val="48"/>
          <w:lang w:eastAsia="en-AU"/>
        </w:rPr>
      </w:pPr>
      <w:r>
        <w:rPr>
          <w:rFonts w:ascii="Times New Roman" w:eastAsia="Times New Roman" w:hAnsi="Times New Roman" w:cs="Times New Roman"/>
          <w:b/>
          <w:bCs/>
          <w:kern w:val="36"/>
          <w:sz w:val="48"/>
          <w:szCs w:val="48"/>
          <w:lang w:eastAsia="en-AU"/>
        </w:rPr>
        <w:br w:type="page"/>
      </w:r>
    </w:p>
    <w:p w14:paraId="65835A42"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hyperlink r:id="rId27" w:history="1">
        <w:r w:rsidR="00A9055A" w:rsidRPr="007C3A8C">
          <w:rPr>
            <w:rFonts w:ascii="Helvetica" w:eastAsia="Times New Roman" w:hAnsi="Helvetica" w:cs="Times New Roman"/>
            <w:caps/>
            <w:color w:val="888889"/>
            <w:spacing w:val="15"/>
            <w:sz w:val="15"/>
            <w:szCs w:val="15"/>
            <w:u w:val="single"/>
            <w:lang w:eastAsia="en-AU"/>
          </w:rPr>
          <w:t>COSMOS CONVERSATION</w:t>
        </w:r>
      </w:hyperlink>
      <w:r w:rsidR="00A9055A" w:rsidRPr="007C3A8C">
        <w:rPr>
          <w:rFonts w:ascii="Helvetica" w:eastAsia="Times New Roman" w:hAnsi="Helvetica" w:cs="Times New Roman"/>
          <w:color w:val="373A3C"/>
          <w:sz w:val="24"/>
          <w:szCs w:val="24"/>
          <w:lang w:eastAsia="en-AU"/>
        </w:rPr>
        <w:t> </w:t>
      </w:r>
      <w:hyperlink r:id="rId28" w:history="1">
        <w:r w:rsidR="00A9055A" w:rsidRPr="007C3A8C">
          <w:rPr>
            <w:rFonts w:ascii="Helvetica" w:eastAsia="Times New Roman" w:hAnsi="Helvetica" w:cs="Times New Roman"/>
            <w:caps/>
            <w:color w:val="365162"/>
            <w:spacing w:val="15"/>
            <w:sz w:val="15"/>
            <w:szCs w:val="15"/>
            <w:u w:val="single"/>
            <w:lang w:eastAsia="en-AU"/>
          </w:rPr>
          <w:t>PHYSICS</w:t>
        </w:r>
      </w:hyperlink>
      <w:r w:rsidR="00A9055A" w:rsidRPr="007C3A8C">
        <w:rPr>
          <w:rFonts w:ascii="Helvetica" w:eastAsia="Times New Roman" w:hAnsi="Helvetica" w:cs="Times New Roman"/>
          <w:color w:val="373A3C"/>
          <w:sz w:val="24"/>
          <w:szCs w:val="24"/>
          <w:lang w:eastAsia="en-AU"/>
        </w:rPr>
        <w:t> </w:t>
      </w:r>
      <w:r w:rsidR="00A9055A" w:rsidRPr="007C3A8C">
        <w:rPr>
          <w:rFonts w:ascii="Helvetica" w:eastAsia="Times New Roman" w:hAnsi="Helvetica" w:cs="Times New Roman"/>
          <w:caps/>
          <w:color w:val="888889"/>
          <w:spacing w:val="15"/>
          <w:sz w:val="15"/>
          <w:szCs w:val="15"/>
          <w:lang w:eastAsia="en-AU"/>
        </w:rPr>
        <w:t>26 JULY 2016</w:t>
      </w:r>
    </w:p>
    <w:p w14:paraId="7B2A8026" w14:textId="77777777" w:rsidR="00A9055A" w:rsidRPr="0088795F" w:rsidRDefault="00A9055A" w:rsidP="00A9055A">
      <w:pPr>
        <w:shd w:val="clear" w:color="auto" w:fill="FFFFFF" w:themeFill="background1"/>
        <w:spacing w:before="300" w:after="0" w:line="240" w:lineRule="auto"/>
        <w:outlineLvl w:val="0"/>
        <w:rPr>
          <w:rFonts w:ascii="Georgia" w:eastAsia="Times New Roman" w:hAnsi="Georgia" w:cs="Times New Roman"/>
          <w:color w:val="373A3C"/>
          <w:kern w:val="36"/>
          <w:sz w:val="36"/>
          <w:szCs w:val="36"/>
          <w:lang w:eastAsia="en-AU"/>
        </w:rPr>
      </w:pPr>
      <w:r w:rsidRPr="0088795F">
        <w:rPr>
          <w:rFonts w:ascii="Georgia" w:eastAsia="Times New Roman" w:hAnsi="Georgia" w:cs="Times New Roman"/>
          <w:color w:val="373A3C"/>
          <w:kern w:val="36"/>
          <w:sz w:val="36"/>
          <w:szCs w:val="36"/>
          <w:lang w:eastAsia="en-AU"/>
        </w:rPr>
        <w:t>From dark gravity to phantom energy: what’s driving the expansion of the universe?</w:t>
      </w:r>
    </w:p>
    <w:p w14:paraId="28831A68"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pict w14:anchorId="15A206F9">
          <v:rect id="_x0000_i1025" style="width:0;height:2.25pt" o:hralign="center" o:hrstd="t" o:hr="t" fillcolor="#a0a0a0" stroked="f"/>
        </w:pict>
      </w:r>
    </w:p>
    <w:p w14:paraId="4898D123" w14:textId="77777777" w:rsidR="00A9055A" w:rsidRPr="00E848FC" w:rsidRDefault="00A9055A" w:rsidP="00A9055A">
      <w:pPr>
        <w:shd w:val="clear" w:color="auto" w:fill="FFFFFF" w:themeFill="background1"/>
        <w:spacing w:after="0" w:line="240" w:lineRule="auto"/>
        <w:outlineLvl w:val="1"/>
        <w:rPr>
          <w:rFonts w:ascii="Georgia" w:eastAsia="Times New Roman" w:hAnsi="Georgia" w:cs="Times New Roman"/>
          <w:color w:val="373A3C"/>
          <w:sz w:val="28"/>
          <w:szCs w:val="28"/>
          <w:lang w:eastAsia="en-AU"/>
        </w:rPr>
      </w:pPr>
      <w:r w:rsidRPr="00E848FC">
        <w:rPr>
          <w:rFonts w:ascii="Georgia" w:eastAsia="Times New Roman" w:hAnsi="Georgia" w:cs="Times New Roman"/>
          <w:color w:val="373A3C"/>
          <w:sz w:val="28"/>
          <w:szCs w:val="28"/>
          <w:lang w:eastAsia="en-AU"/>
        </w:rPr>
        <w:t>There is something strange happening in the local universe, with galaxies moving away from each other faster than expected. What is driving this extra expansion, and what does it mean for the cosmos?</w:t>
      </w:r>
    </w:p>
    <w:p w14:paraId="299BFEE3"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pict w14:anchorId="03F22DD1">
          <v:rect id="_x0000_i1026" style="width:0;height:2.25pt" o:hralign="center" o:hrstd="t" o:hr="t" fillcolor="#a0a0a0" stroked="f"/>
        </w:pict>
      </w:r>
    </w:p>
    <w:p w14:paraId="608E15C4"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inherit" w:eastAsia="Times New Roman" w:hAnsi="inherit" w:cs="Times New Roman"/>
          <w:b/>
          <w:bCs/>
          <w:color w:val="373A3C"/>
          <w:sz w:val="24"/>
          <w:szCs w:val="24"/>
          <w:lang w:eastAsia="en-AU"/>
        </w:rPr>
        <w:t>There is something strange happening in the local universe</w:t>
      </w:r>
      <w:r w:rsidRPr="007C3A8C">
        <w:rPr>
          <w:rFonts w:ascii="inherit" w:eastAsia="Times New Roman" w:hAnsi="inherit" w:cs="Times New Roman"/>
          <w:color w:val="373A3C"/>
          <w:sz w:val="24"/>
          <w:szCs w:val="24"/>
          <w:lang w:eastAsia="en-AU"/>
        </w:rPr>
        <w:t>, with galaxies moving away from each other</w:t>
      </w:r>
      <w:r>
        <w:rPr>
          <w:rFonts w:ascii="inherit" w:eastAsia="Times New Roman" w:hAnsi="inherit" w:cs="Times New Roman"/>
          <w:color w:val="373A3C"/>
          <w:sz w:val="24"/>
          <w:szCs w:val="24"/>
          <w:lang w:eastAsia="en-AU"/>
        </w:rPr>
        <w:t xml:space="preserve"> </w:t>
      </w:r>
      <w:hyperlink r:id="rId29" w:history="1">
        <w:r w:rsidRPr="007C3A8C">
          <w:rPr>
            <w:rFonts w:ascii="inherit" w:eastAsia="Times New Roman" w:hAnsi="inherit" w:cs="Times New Roman"/>
            <w:color w:val="3C7EBD"/>
            <w:sz w:val="24"/>
            <w:szCs w:val="24"/>
            <w:u w:val="single"/>
            <w:lang w:eastAsia="en-AU"/>
          </w:rPr>
          <w:t>faster than expected</w:t>
        </w:r>
      </w:hyperlink>
      <w:r w:rsidRPr="007C3A8C">
        <w:rPr>
          <w:rFonts w:ascii="inherit" w:eastAsia="Times New Roman" w:hAnsi="inherit" w:cs="Times New Roman"/>
          <w:color w:val="373A3C"/>
          <w:sz w:val="24"/>
          <w:szCs w:val="24"/>
          <w:lang w:eastAsia="en-AU"/>
        </w:rPr>
        <w:t>.</w:t>
      </w:r>
    </w:p>
    <w:p w14:paraId="45E5EF19" w14:textId="77777777" w:rsidR="00A9055A" w:rsidRPr="00FC4B9F"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What is driving this extra expansion, and what does it mean for the cosmos? To explore this, let</w:t>
      </w:r>
      <w:r>
        <w:rPr>
          <w:rFonts w:ascii="Georgia" w:eastAsia="Times New Roman" w:hAnsi="Georgia" w:cs="Times New Roman"/>
          <w:color w:val="373A3C"/>
          <w:sz w:val="24"/>
          <w:szCs w:val="24"/>
          <w:lang w:eastAsia="en-AU"/>
        </w:rPr>
        <w:t>’s start with the observations.</w:t>
      </w:r>
    </w:p>
    <w:p w14:paraId="21126554" w14:textId="77777777" w:rsidR="00A9055A" w:rsidRPr="007C3A8C"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drawing>
          <wp:inline distT="0" distB="0" distL="0" distR="0" wp14:anchorId="7CD4569B" wp14:editId="790B7489">
            <wp:extent cx="2917371" cy="2917371"/>
            <wp:effectExtent l="0" t="0" r="0" b="0"/>
            <wp:docPr id="4" name="Picture 4" descr="https://cosmos-images1.imgix.net/file/spina/photo/4854/060616_darkprimer_P.jpg?ixlib=rails-2.0.0&amp;auto=format&amp;ch=Width%2CDPR&amp;fit=max&amp;w=36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smos-images1.imgix.net/file/spina/photo/4854/060616_darkprimer_P.jpg?ixlib=rails-2.0.0&amp;auto=format&amp;ch=Width%2CDPR&amp;fit=max&amp;w=36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7371" cy="2917371"/>
                    </a:xfrm>
                    <a:prstGeom prst="rect">
                      <a:avLst/>
                    </a:prstGeom>
                    <a:noFill/>
                    <a:ln>
                      <a:noFill/>
                    </a:ln>
                  </pic:spPr>
                </pic:pic>
              </a:graphicData>
            </a:graphic>
          </wp:inline>
        </w:drawing>
      </w:r>
    </w:p>
    <w:p w14:paraId="59C619C9" w14:textId="77777777" w:rsidR="00A9055A" w:rsidRPr="007C3A8C" w:rsidRDefault="00A9055A" w:rsidP="00A9055A">
      <w:pPr>
        <w:shd w:val="clear" w:color="auto" w:fill="FFFFFF" w:themeFill="background1"/>
        <w:spacing w:after="0" w:line="360" w:lineRule="atLeast"/>
        <w:rPr>
          <w:rFonts w:ascii="Times New Roman" w:eastAsia="Times New Roman" w:hAnsi="Times New Roman" w:cs="Times New Roman"/>
          <w:color w:val="818A91"/>
          <w:sz w:val="24"/>
          <w:szCs w:val="24"/>
          <w:lang w:eastAsia="en-AU"/>
        </w:rPr>
      </w:pP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"https://cosmosmagazine.com/physics/the-dark-side-of-the-universe-a-primer" </w:instrText>
      </w:r>
      <w:r w:rsidRPr="007C3A8C">
        <w:rPr>
          <w:rFonts w:ascii="Helvetica" w:eastAsia="Times New Roman" w:hAnsi="Helvetica" w:cs="Times New Roman"/>
          <w:color w:val="373A3C"/>
          <w:sz w:val="24"/>
          <w:szCs w:val="24"/>
          <w:lang w:eastAsia="en-AU"/>
        </w:rPr>
      </w:r>
      <w:r w:rsidRPr="007C3A8C">
        <w:rPr>
          <w:rFonts w:ascii="Helvetica" w:eastAsia="Times New Roman" w:hAnsi="Helvetica" w:cs="Times New Roman"/>
          <w:color w:val="373A3C"/>
          <w:sz w:val="24"/>
          <w:szCs w:val="24"/>
          <w:lang w:eastAsia="en-AU"/>
        </w:rPr>
        <w:fldChar w:fldCharType="separate"/>
      </w:r>
    </w:p>
    <w:p w14:paraId="1FD81ECB" w14:textId="77777777" w:rsidR="00A9055A" w:rsidRPr="007C3A8C" w:rsidRDefault="00A9055A" w:rsidP="00A9055A">
      <w:pPr>
        <w:shd w:val="clear" w:color="auto" w:fill="FFFFFF" w:themeFill="background1"/>
        <w:spacing w:before="100" w:beforeAutospacing="1" w:after="100" w:afterAutospacing="1" w:line="240" w:lineRule="auto"/>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The dark side of the universe – a primer</w:t>
      </w:r>
    </w:p>
    <w:p w14:paraId="4122255E" w14:textId="77777777" w:rsidR="00A9055A" w:rsidRPr="007C3A8C"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The rate of cosmic expansion is encapsulated in the “</w:t>
      </w:r>
      <w:hyperlink r:id="rId32" w:history="1">
        <w:r w:rsidRPr="007C3A8C">
          <w:rPr>
            <w:rFonts w:ascii="Georgia" w:eastAsia="Times New Roman" w:hAnsi="Georgia" w:cs="Times New Roman"/>
            <w:color w:val="3C7EBD"/>
            <w:sz w:val="24"/>
            <w:szCs w:val="24"/>
            <w:u w:val="single"/>
            <w:lang w:eastAsia="en-AU"/>
          </w:rPr>
          <w:t>Hubble constant</w:t>
        </w:r>
      </w:hyperlink>
      <w:r w:rsidRPr="007C3A8C">
        <w:rPr>
          <w:rFonts w:ascii="Georgia" w:eastAsia="Times New Roman" w:hAnsi="Georgia" w:cs="Times New Roman"/>
          <w:color w:val="373A3C"/>
          <w:sz w:val="24"/>
          <w:szCs w:val="24"/>
          <w:lang w:eastAsia="en-AU"/>
        </w:rPr>
        <w:t>”, although don’t let the name fool you, as it’s not a constant and changes as the universe expands.</w:t>
      </w:r>
      <w:r>
        <w:rPr>
          <w:rFonts w:ascii="Georgia" w:eastAsia="Times New Roman" w:hAnsi="Georgia" w:cs="Times New Roman"/>
          <w:color w:val="373A3C"/>
          <w:sz w:val="24"/>
          <w:szCs w:val="24"/>
          <w:lang w:eastAsia="en-AU"/>
        </w:rPr>
        <w:t xml:space="preserve"> </w:t>
      </w:r>
      <w:r w:rsidRPr="007C3A8C">
        <w:rPr>
          <w:rFonts w:ascii="Georgia" w:eastAsia="Times New Roman" w:hAnsi="Georgia" w:cs="Times New Roman"/>
          <w:color w:val="373A3C"/>
          <w:sz w:val="24"/>
          <w:szCs w:val="24"/>
          <w:lang w:eastAsia="en-AU"/>
        </w:rPr>
        <w:t>To determine this constant, astronomers must relate the distances to galaxies to the velocity they’re travelling away from us. But measuring astronomical distances has always proven difficult. This is because we lack convenient signposts, known as </w:t>
      </w:r>
      <w:hyperlink r:id="rId33" w:history="1">
        <w:r w:rsidRPr="007C3A8C">
          <w:rPr>
            <w:rFonts w:ascii="Georgia" w:eastAsia="Times New Roman" w:hAnsi="Georgia" w:cs="Times New Roman"/>
            <w:color w:val="3C7EBD"/>
            <w:sz w:val="24"/>
            <w:szCs w:val="24"/>
            <w:u w:val="single"/>
            <w:lang w:eastAsia="en-AU"/>
          </w:rPr>
          <w:t>standard candles</w:t>
        </w:r>
      </w:hyperlink>
      <w:r w:rsidRPr="007C3A8C">
        <w:rPr>
          <w:rFonts w:ascii="Georgia" w:eastAsia="Times New Roman" w:hAnsi="Georgia" w:cs="Times New Roman"/>
          <w:color w:val="373A3C"/>
          <w:sz w:val="24"/>
          <w:szCs w:val="24"/>
          <w:lang w:eastAsia="en-AU"/>
        </w:rPr>
        <w:t> and </w:t>
      </w:r>
      <w:hyperlink r:id="rId34" w:history="1">
        <w:r w:rsidRPr="007C3A8C">
          <w:rPr>
            <w:rFonts w:ascii="Georgia" w:eastAsia="Times New Roman" w:hAnsi="Georgia" w:cs="Times New Roman"/>
            <w:color w:val="3C7EBD"/>
            <w:sz w:val="24"/>
            <w:szCs w:val="24"/>
            <w:u w:val="single"/>
            <w:lang w:eastAsia="en-AU"/>
          </w:rPr>
          <w:t>rulers</w:t>
        </w:r>
      </w:hyperlink>
      <w:r w:rsidRPr="007C3A8C">
        <w:rPr>
          <w:rFonts w:ascii="Georgia" w:eastAsia="Times New Roman" w:hAnsi="Georgia" w:cs="Times New Roman"/>
          <w:color w:val="373A3C"/>
          <w:sz w:val="24"/>
          <w:szCs w:val="24"/>
          <w:lang w:eastAsia="en-AU"/>
        </w:rPr>
        <w:t>, to chart the heavens.</w:t>
      </w:r>
    </w:p>
    <w:p w14:paraId="560055E6" w14:textId="03415601" w:rsidR="00A9055A" w:rsidRPr="007C3A8C" w:rsidRDefault="00765FCC"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astronomers have built up cosmic distances through a series of steps, using overlapping methods to span the heavens. But each step in this</w:t>
      </w:r>
      <w:r w:rsidR="00A9055A">
        <w:rPr>
          <w:rFonts w:ascii="Georgia" w:eastAsia="Times New Roman" w:hAnsi="Georgia" w:cs="Times New Roman"/>
          <w:color w:val="373A3C"/>
          <w:sz w:val="24"/>
          <w:szCs w:val="24"/>
          <w:lang w:eastAsia="en-AU"/>
        </w:rPr>
        <w:t xml:space="preserve"> </w:t>
      </w:r>
      <w:hyperlink r:id="rId35" w:history="1">
        <w:r w:rsidR="00A9055A" w:rsidRPr="007C3A8C">
          <w:rPr>
            <w:rFonts w:ascii="Georgia" w:eastAsia="Times New Roman" w:hAnsi="Georgia" w:cs="Times New Roman"/>
            <w:color w:val="3C7EBD"/>
            <w:sz w:val="24"/>
            <w:szCs w:val="24"/>
            <w:u w:val="single"/>
            <w:lang w:eastAsia="en-AU"/>
          </w:rPr>
          <w:t>cosmological distance ladder</w:t>
        </w:r>
      </w:hyperlink>
      <w:r w:rsidR="00A9055A" w:rsidRPr="007C3A8C">
        <w:rPr>
          <w:rFonts w:ascii="Georgia" w:eastAsia="Times New Roman" w:hAnsi="Georgia" w:cs="Times New Roman"/>
          <w:color w:val="373A3C"/>
          <w:sz w:val="24"/>
          <w:szCs w:val="24"/>
          <w:lang w:eastAsia="en-AU"/>
        </w:rPr>
        <w:t> has its own quirks and uncertainties, and extraordinary effort over many decades has been expended to calibrate the various methods.</w:t>
      </w:r>
    </w:p>
    <w:p w14:paraId="65EC2EB8"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lastRenderedPageBreak/>
        <w:t>A new </w:t>
      </w:r>
      <w:hyperlink r:id="rId36" w:history="1">
        <w:r w:rsidRPr="007C3A8C">
          <w:rPr>
            <w:rFonts w:ascii="Georgia" w:eastAsia="Times New Roman" w:hAnsi="Georgia" w:cs="Times New Roman"/>
            <w:color w:val="3C7EBD"/>
            <w:sz w:val="24"/>
            <w:szCs w:val="24"/>
            <w:u w:val="single"/>
            <w:lang w:eastAsia="en-AU"/>
          </w:rPr>
          <w:t>paper</w:t>
        </w:r>
      </w:hyperlink>
      <w:r w:rsidRPr="007C3A8C">
        <w:rPr>
          <w:rFonts w:ascii="Georgia" w:eastAsia="Times New Roman" w:hAnsi="Georgia" w:cs="Times New Roman"/>
          <w:color w:val="373A3C"/>
          <w:sz w:val="24"/>
          <w:szCs w:val="24"/>
          <w:lang w:eastAsia="en-AU"/>
        </w:rPr>
        <w:t> has pushed this calibration even harder, using a number of methods to tie down the Hubble constant to an accuracy of 2.4% within a few hundred million light years (which is local by cosmic standards).</w:t>
      </w:r>
    </w:p>
    <w:p w14:paraId="30C944B4"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 great success! But there’s a problem.</w:t>
      </w:r>
    </w:p>
    <w:p w14:paraId="345D6A88"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We can also determine the universal expansion from observations of the </w:t>
      </w:r>
      <w:hyperlink r:id="rId37" w:history="1">
        <w:r w:rsidRPr="007C3A8C">
          <w:rPr>
            <w:rFonts w:ascii="Georgia" w:eastAsia="Times New Roman" w:hAnsi="Georgia" w:cs="Times New Roman"/>
            <w:color w:val="3C7EBD"/>
            <w:sz w:val="24"/>
            <w:szCs w:val="24"/>
            <w:u w:val="single"/>
            <w:lang w:eastAsia="en-AU"/>
          </w:rPr>
          <w:t>cosmic microwave background</w:t>
        </w:r>
      </w:hyperlink>
      <w:r w:rsidRPr="007C3A8C">
        <w:rPr>
          <w:rFonts w:ascii="Georgia" w:eastAsia="Times New Roman" w:hAnsi="Georgia" w:cs="Times New Roman"/>
          <w:color w:val="373A3C"/>
          <w:sz w:val="24"/>
          <w:szCs w:val="24"/>
          <w:lang w:eastAsia="en-AU"/>
        </w:rPr>
        <w:t>, which is the radiation leftover from the </w:t>
      </w:r>
      <w:hyperlink r:id="rId38" w:history="1">
        <w:r w:rsidRPr="007C3A8C">
          <w:rPr>
            <w:rFonts w:ascii="Georgia" w:eastAsia="Times New Roman" w:hAnsi="Georgia" w:cs="Times New Roman"/>
            <w:color w:val="3C7EBD"/>
            <w:sz w:val="24"/>
            <w:szCs w:val="24"/>
            <w:u w:val="single"/>
            <w:lang w:eastAsia="en-AU"/>
          </w:rPr>
          <w:t>Big Bang</w:t>
        </w:r>
      </w:hyperlink>
      <w:r w:rsidRPr="007C3A8C">
        <w:rPr>
          <w:rFonts w:ascii="Georgia" w:eastAsia="Times New Roman" w:hAnsi="Georgia" w:cs="Times New Roman"/>
          <w:color w:val="373A3C"/>
          <w:sz w:val="24"/>
          <w:szCs w:val="24"/>
          <w:lang w:eastAsia="en-AU"/>
        </w:rPr>
        <w:t>.</w:t>
      </w:r>
    </w:p>
    <w:p w14:paraId="7ECCC5A2"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Unlike local observations, this reveals the global</w:t>
      </w:r>
      <w:r w:rsidR="00B8733A">
        <w:rPr>
          <w:rFonts w:ascii="Georgia" w:eastAsia="Times New Roman" w:hAnsi="Georgia" w:cs="Times New Roman"/>
          <w:color w:val="373A3C"/>
          <w:sz w:val="24"/>
          <w:szCs w:val="24"/>
          <w:lang w:eastAsia="en-AU"/>
        </w:rPr>
        <w:t>, large-scale</w:t>
      </w:r>
      <w:r w:rsidRPr="007C3A8C">
        <w:rPr>
          <w:rFonts w:ascii="Georgia" w:eastAsia="Times New Roman" w:hAnsi="Georgia" w:cs="Times New Roman"/>
          <w:color w:val="373A3C"/>
          <w:sz w:val="24"/>
          <w:szCs w:val="24"/>
          <w:lang w:eastAsia="en-AU"/>
        </w:rPr>
        <w:t xml:space="preserve"> expansion of the universe. And this is where the problems begin, as this global expansion is 9% slower than that seen in the local universe. In both measurements, the astronomers have worked hard to reduce the uncertainties, and so are confident this difference is valid.</w:t>
      </w:r>
    </w:p>
    <w:p w14:paraId="10C6DD14" w14:textId="72EC0D72" w:rsidR="00A9055A" w:rsidRPr="007C3A8C" w:rsidRDefault="00765FCC"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what can explain this tension in cosmic measurement? Here are a few of the contenders.</w:t>
      </w:r>
    </w:p>
    <w:p w14:paraId="381BFA3E" w14:textId="77777777" w:rsidR="00A9055A" w:rsidRPr="007C3A8C" w:rsidRDefault="00A9055A" w:rsidP="00A9055A">
      <w:pPr>
        <w:shd w:val="clear" w:color="auto" w:fill="FFFFFF" w:themeFill="background1"/>
        <w:spacing w:after="100" w:afterAutospacing="1" w:line="240" w:lineRule="auto"/>
        <w:outlineLvl w:val="1"/>
        <w:rPr>
          <w:rFonts w:ascii="Helvetica" w:eastAsia="Times New Roman" w:hAnsi="Helvetica" w:cs="Times New Roman"/>
          <w:color w:val="373A3C"/>
          <w:sz w:val="31"/>
          <w:szCs w:val="31"/>
          <w:lang w:eastAsia="en-AU"/>
        </w:rPr>
      </w:pPr>
      <w:r w:rsidRPr="007C3A8C">
        <w:rPr>
          <w:rFonts w:ascii="Helvetica" w:eastAsia="Times New Roman" w:hAnsi="Helvetica" w:cs="Times New Roman"/>
          <w:color w:val="373A3C"/>
          <w:sz w:val="31"/>
          <w:szCs w:val="31"/>
          <w:lang w:eastAsia="en-AU"/>
        </w:rPr>
        <w:t>Cosmic contenders</w:t>
      </w:r>
    </w:p>
    <w:p w14:paraId="245BFC49"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matter</w:t>
      </w:r>
    </w:p>
    <w:p w14:paraId="77EA353D" w14:textId="77777777" w:rsidR="00A9055A" w:rsidRPr="007C3A8C" w:rsidRDefault="00A9055A" w:rsidP="00A9055A">
      <w:pPr>
        <w:shd w:val="clear" w:color="auto" w:fill="FFFFFF" w:themeFill="background1"/>
        <w:spacing w:after="100" w:afterAutospacing="1" w:line="360" w:lineRule="atLeast"/>
        <w:rPr>
          <w:rFonts w:ascii="Times New Roman" w:eastAsia="Times New Roman" w:hAnsi="Times New Roman" w:cs="Times New Roman"/>
          <w:color w:val="818A91"/>
          <w:sz w:val="24"/>
          <w:szCs w:val="24"/>
          <w:lang w:eastAsia="en-AU"/>
        </w:rPr>
      </w:pPr>
      <w:r w:rsidRPr="007C3A8C">
        <w:rPr>
          <w:rFonts w:ascii="Georgia" w:eastAsia="Times New Roman" w:hAnsi="Georgia" w:cs="Times New Roman"/>
          <w:color w:val="373A3C"/>
          <w:sz w:val="24"/>
          <w:szCs w:val="24"/>
          <w:lang w:eastAsia="en-AU"/>
        </w:rPr>
        <w:t>The first potential culprit is </w:t>
      </w:r>
      <w:hyperlink r:id="rId39" w:history="1">
        <w:r w:rsidRPr="007C3A8C">
          <w:rPr>
            <w:rFonts w:ascii="Georgia" w:eastAsia="Times New Roman" w:hAnsi="Georgia" w:cs="Times New Roman"/>
            <w:color w:val="3C7EBD"/>
            <w:sz w:val="24"/>
            <w:szCs w:val="24"/>
            <w:u w:val="single"/>
            <w:lang w:eastAsia="en-AU"/>
          </w:rPr>
          <w:t>dark matter</w:t>
        </w:r>
      </w:hyperlink>
      <w:r w:rsidRPr="007C3A8C">
        <w:rPr>
          <w:rFonts w:ascii="Georgia" w:eastAsia="Times New Roman" w:hAnsi="Georgia" w:cs="Times New Roman"/>
          <w:color w:val="373A3C"/>
          <w:sz w:val="24"/>
          <w:szCs w:val="24"/>
          <w:lang w:eastAsia="en-AU"/>
        </w:rPr>
        <w:t>, the dominant </w:t>
      </w:r>
      <w:r w:rsidRPr="007C3A8C">
        <w:rPr>
          <w:rFonts w:ascii="Georgia" w:eastAsia="Times New Roman" w:hAnsi="Georgia" w:cs="Times New Roman"/>
          <w:i/>
          <w:iCs/>
          <w:color w:val="373A3C"/>
          <w:sz w:val="24"/>
          <w:szCs w:val="24"/>
          <w:lang w:eastAsia="en-AU"/>
        </w:rPr>
        <w:t>mass</w:t>
      </w:r>
      <w:r w:rsidRPr="007C3A8C">
        <w:rPr>
          <w:rFonts w:ascii="Georgia" w:eastAsia="Times New Roman" w:hAnsi="Georgia" w:cs="Times New Roman"/>
          <w:color w:val="373A3C"/>
          <w:sz w:val="24"/>
          <w:szCs w:val="24"/>
          <w:lang w:eastAsia="en-AU"/>
        </w:rPr>
        <w:t> in the universe. We know it is not smoothly spread through space, so perhaps the lumps and bumps, like the galaxies and clusters of galaxies, are exacting less gravitational pull in the local universe.</w:t>
      </w: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"https://cosmosmagazine.com/space/dark-matter-uncovered" </w:instrText>
      </w:r>
      <w:r w:rsidRPr="007C3A8C">
        <w:rPr>
          <w:rFonts w:ascii="Helvetica" w:eastAsia="Times New Roman" w:hAnsi="Helvetica" w:cs="Times New Roman"/>
          <w:color w:val="373A3C"/>
          <w:sz w:val="24"/>
          <w:szCs w:val="24"/>
          <w:lang w:eastAsia="en-AU"/>
        </w:rPr>
      </w:r>
      <w:r w:rsidRPr="007C3A8C">
        <w:rPr>
          <w:rFonts w:ascii="Helvetica" w:eastAsia="Times New Roman" w:hAnsi="Helvetica" w:cs="Times New Roman"/>
          <w:color w:val="373A3C"/>
          <w:sz w:val="24"/>
          <w:szCs w:val="24"/>
          <w:lang w:eastAsia="en-AU"/>
        </w:rPr>
        <w:fldChar w:fldCharType="separate"/>
      </w:r>
    </w:p>
    <w:p w14:paraId="6F095241" w14:textId="77777777" w:rsidR="00A9055A" w:rsidRPr="00A9055A" w:rsidRDefault="00A9055A" w:rsidP="00A9055A">
      <w:pPr>
        <w:shd w:val="clear" w:color="auto" w:fill="FFFFFF" w:themeFill="background1"/>
        <w:spacing w:before="100" w:beforeAutospacing="1" w:after="100" w:afterAutospacing="1" w:line="240" w:lineRule="auto"/>
        <w:outlineLvl w:val="0"/>
        <w:rPr>
          <w:rFonts w:ascii="Georgia" w:eastAsia="Times New Roman" w:hAnsi="Georgia" w:cs="Times New Roman"/>
          <w:color w:val="0070C0"/>
          <w:kern w:val="36"/>
          <w:sz w:val="27"/>
          <w:szCs w:val="27"/>
          <w:u w:val="single"/>
          <w:lang w:eastAsia="en-AU"/>
        </w:rPr>
      </w:pPr>
      <w:r w:rsidRPr="00A9055A">
        <w:rPr>
          <w:rFonts w:ascii="Georgia" w:eastAsia="Times New Roman" w:hAnsi="Georgia" w:cs="Times New Roman"/>
          <w:color w:val="0070C0"/>
          <w:kern w:val="36"/>
          <w:sz w:val="27"/>
          <w:szCs w:val="27"/>
          <w:u w:val="single"/>
          <w:lang w:eastAsia="en-AU"/>
        </w:rPr>
        <w:t>Dark matter uncovered</w:t>
      </w:r>
    </w:p>
    <w:p w14:paraId="53A5736F" w14:textId="77777777" w:rsidR="00A9055A" w:rsidRPr="007C3A8C"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Perhaps we are in a </w:t>
      </w:r>
      <w:hyperlink r:id="rId40" w:history="1">
        <w:r w:rsidRPr="007C3A8C">
          <w:rPr>
            <w:rFonts w:ascii="Georgia" w:eastAsia="Times New Roman" w:hAnsi="Georgia" w:cs="Times New Roman"/>
            <w:color w:val="3C7EBD"/>
            <w:sz w:val="24"/>
            <w:szCs w:val="24"/>
            <w:u w:val="single"/>
            <w:lang w:eastAsia="en-AU"/>
          </w:rPr>
          <w:t>cosmic void</w:t>
        </w:r>
      </w:hyperlink>
      <w:r w:rsidRPr="007C3A8C">
        <w:rPr>
          <w:rFonts w:ascii="Georgia" w:eastAsia="Times New Roman" w:hAnsi="Georgia" w:cs="Times New Roman"/>
          <w:color w:val="373A3C"/>
          <w:sz w:val="24"/>
          <w:szCs w:val="24"/>
          <w:lang w:eastAsia="en-AU"/>
        </w:rPr>
        <w:t>, a region whose density is below the universal average.</w:t>
      </w:r>
    </w:p>
    <w:p w14:paraId="0D4A51DA"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If this were the case, we would have to be inhabiting a strange corner of the universe, sitting at the centre of immense emptiness not very unlike anything expected in our </w:t>
      </w:r>
      <w:hyperlink r:id="rId41" w:history="1">
        <w:r w:rsidRPr="007C3A8C">
          <w:rPr>
            <w:rFonts w:ascii="Georgia" w:eastAsia="Times New Roman" w:hAnsi="Georgia" w:cs="Times New Roman"/>
            <w:color w:val="3C7EBD"/>
            <w:sz w:val="24"/>
            <w:szCs w:val="24"/>
            <w:u w:val="single"/>
            <w:lang w:eastAsia="en-AU"/>
          </w:rPr>
          <w:t>cosmological ideas</w:t>
        </w:r>
      </w:hyperlink>
      <w:r w:rsidRPr="007C3A8C">
        <w:rPr>
          <w:rFonts w:ascii="Georgia" w:eastAsia="Times New Roman" w:hAnsi="Georgia" w:cs="Times New Roman"/>
          <w:color w:val="373A3C"/>
          <w:sz w:val="24"/>
          <w:szCs w:val="24"/>
          <w:lang w:eastAsia="en-AU"/>
        </w:rPr>
        <w:t>.</w:t>
      </w:r>
    </w:p>
    <w:p w14:paraId="7732DA94"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energy</w:t>
      </w:r>
    </w:p>
    <w:p w14:paraId="74F85D6B"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And then there is </w:t>
      </w:r>
      <w:hyperlink r:id="rId42" w:history="1">
        <w:r w:rsidRPr="007C3A8C">
          <w:rPr>
            <w:rFonts w:ascii="Georgia" w:eastAsia="Times New Roman" w:hAnsi="Georgia" w:cs="Times New Roman"/>
            <w:color w:val="3C7EBD"/>
            <w:sz w:val="24"/>
            <w:szCs w:val="24"/>
            <w:u w:val="single"/>
            <w:lang w:eastAsia="en-AU"/>
          </w:rPr>
          <w:t>dark energy</w:t>
        </w:r>
      </w:hyperlink>
      <w:r w:rsidRPr="007C3A8C">
        <w:rPr>
          <w:rFonts w:ascii="Georgia" w:eastAsia="Times New Roman" w:hAnsi="Georgia" w:cs="Times New Roman"/>
          <w:color w:val="373A3C"/>
          <w:sz w:val="24"/>
          <w:szCs w:val="24"/>
          <w:lang w:eastAsia="en-AU"/>
        </w:rPr>
        <w:t xml:space="preserve">, </w:t>
      </w:r>
      <w:r w:rsidR="00B8733A">
        <w:rPr>
          <w:rFonts w:ascii="Georgia" w:eastAsia="Times New Roman" w:hAnsi="Georgia" w:cs="Times New Roman"/>
          <w:color w:val="373A3C"/>
          <w:sz w:val="24"/>
          <w:szCs w:val="24"/>
          <w:lang w:eastAsia="en-AU"/>
        </w:rPr>
        <w:t xml:space="preserve">most likely </w:t>
      </w:r>
      <w:r w:rsidRPr="007C3A8C">
        <w:rPr>
          <w:rFonts w:ascii="Georgia" w:eastAsia="Times New Roman" w:hAnsi="Georgia" w:cs="Times New Roman"/>
          <w:color w:val="373A3C"/>
          <w:sz w:val="24"/>
          <w:szCs w:val="24"/>
          <w:lang w:eastAsia="en-AU"/>
        </w:rPr>
        <w:t>the dominant </w:t>
      </w:r>
      <w:r w:rsidRPr="007C3A8C">
        <w:rPr>
          <w:rFonts w:ascii="Georgia" w:eastAsia="Times New Roman" w:hAnsi="Georgia" w:cs="Times New Roman"/>
          <w:i/>
          <w:iCs/>
          <w:color w:val="373A3C"/>
          <w:sz w:val="24"/>
          <w:szCs w:val="24"/>
          <w:lang w:eastAsia="en-AU"/>
        </w:rPr>
        <w:t>energy</w:t>
      </w:r>
      <w:r w:rsidRPr="007C3A8C">
        <w:rPr>
          <w:rFonts w:ascii="Georgia" w:eastAsia="Times New Roman" w:hAnsi="Georgia" w:cs="Times New Roman"/>
          <w:color w:val="373A3C"/>
          <w:sz w:val="24"/>
          <w:szCs w:val="24"/>
          <w:lang w:eastAsia="en-AU"/>
        </w:rPr>
        <w:t xml:space="preserve"> in the universe. This component is </w:t>
      </w:r>
      <w:r w:rsidR="00B8733A">
        <w:rPr>
          <w:rFonts w:ascii="Georgia" w:eastAsia="Times New Roman" w:hAnsi="Georgia" w:cs="Times New Roman"/>
          <w:color w:val="373A3C"/>
          <w:sz w:val="24"/>
          <w:szCs w:val="24"/>
          <w:lang w:eastAsia="en-AU"/>
        </w:rPr>
        <w:t xml:space="preserve">thought </w:t>
      </w:r>
      <w:r w:rsidRPr="007C3A8C">
        <w:rPr>
          <w:rFonts w:ascii="Georgia" w:eastAsia="Times New Roman" w:hAnsi="Georgia" w:cs="Times New Roman"/>
          <w:color w:val="373A3C"/>
          <w:sz w:val="24"/>
          <w:szCs w:val="24"/>
          <w:lang w:eastAsia="en-AU"/>
        </w:rPr>
        <w:t>responsible for accelerating the cosmic expansion, but is assumed to have a very simple form, eternal and unchanging over all of history.</w:t>
      </w:r>
    </w:p>
    <w:p w14:paraId="7724C33C"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But what if dark energy is dynamic and evolving, changing its properties as the universe expands? If it changed quite recently (in cosmic terms), the additional expansion could be imprinted on the local universe, but have not yet impacted the global expansion.</w:t>
      </w:r>
    </w:p>
    <w:p w14:paraId="5862CE41"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If this is the case, the universe has something to worry about, as this new form of dark energy would be a “</w:t>
      </w:r>
      <w:hyperlink r:id="rId43" w:history="1">
        <w:r w:rsidRPr="007C3A8C">
          <w:rPr>
            <w:rFonts w:ascii="Georgia" w:eastAsia="Times New Roman" w:hAnsi="Georgia" w:cs="Times New Roman"/>
            <w:color w:val="3C7EBD"/>
            <w:sz w:val="24"/>
            <w:szCs w:val="24"/>
            <w:u w:val="single"/>
            <w:lang w:eastAsia="en-AU"/>
          </w:rPr>
          <w:t>phantom</w:t>
        </w:r>
      </w:hyperlink>
      <w:r w:rsidRPr="007C3A8C">
        <w:rPr>
          <w:rFonts w:ascii="Georgia" w:eastAsia="Times New Roman" w:hAnsi="Georgia" w:cs="Times New Roman"/>
          <w:color w:val="373A3C"/>
          <w:sz w:val="24"/>
          <w:szCs w:val="24"/>
          <w:lang w:eastAsia="en-AU"/>
        </w:rPr>
        <w:t>”, driving universal expansion faster and faster into a “</w:t>
      </w:r>
      <w:hyperlink r:id="rId44" w:history="1">
        <w:r w:rsidRPr="007C3A8C">
          <w:rPr>
            <w:rFonts w:ascii="Georgia" w:eastAsia="Times New Roman" w:hAnsi="Georgia" w:cs="Times New Roman"/>
            <w:color w:val="3C7EBD"/>
            <w:sz w:val="24"/>
            <w:szCs w:val="24"/>
            <w:u w:val="single"/>
            <w:lang w:eastAsia="en-AU"/>
          </w:rPr>
          <w:t>big rip</w:t>
        </w:r>
      </w:hyperlink>
      <w:r w:rsidRPr="007C3A8C">
        <w:rPr>
          <w:rFonts w:ascii="Georgia" w:eastAsia="Times New Roman" w:hAnsi="Georgia" w:cs="Times New Roman"/>
          <w:color w:val="373A3C"/>
          <w:sz w:val="24"/>
          <w:szCs w:val="24"/>
          <w:lang w:eastAsia="en-AU"/>
        </w:rPr>
        <w:t>”, which is more dramatic than it sounds.</w:t>
      </w:r>
    </w:p>
    <w:p w14:paraId="618F7E62" w14:textId="77777777" w:rsidR="00A9055A"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lastRenderedPageBreak/>
        <w:drawing>
          <wp:inline distT="0" distB="0" distL="0" distR="0" wp14:anchorId="4782B244" wp14:editId="7BFDB656">
            <wp:extent cx="7184390" cy="4985385"/>
            <wp:effectExtent l="0" t="0" r="0" b="5715"/>
            <wp:docPr id="8" name="Picture 8" descr="https://62e528761d0685343e1c-f3d1b99a743ffa4142d9d7f1978d9686.ssl.cf2.rackcdn.com/files/125320/width754/image-20160606-25985-3ass74.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62e528761d0685343e1c-f3d1b99a743ffa4142d9d7f1978d9686.ssl.cf2.rackcdn.com/files/125320/width754/image-20160606-25985-3ass74.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84390" cy="4985385"/>
                    </a:xfrm>
                    <a:prstGeom prst="rect">
                      <a:avLst/>
                    </a:prstGeom>
                    <a:noFill/>
                    <a:ln>
                      <a:noFill/>
                    </a:ln>
                  </pic:spPr>
                </pic:pic>
              </a:graphicData>
            </a:graphic>
          </wp:inline>
        </w:drawing>
      </w:r>
      <w:r w:rsidRPr="007C3A8C">
        <w:rPr>
          <w:rFonts w:ascii="Helvetica" w:eastAsia="Times New Roman" w:hAnsi="Helvetica" w:cs="Times New Roman"/>
          <w:color w:val="373A3C"/>
          <w:sz w:val="24"/>
          <w:szCs w:val="24"/>
          <w:lang w:eastAsia="en-AU"/>
        </w:rPr>
        <w:t>A diagram representing the evolution of the universe, starting with the Big Bang to present day. The red arrow marks the flow of time. New research suggests it’s expanding even faster than shown here. NASA/GSFC</w:t>
      </w:r>
    </w:p>
    <w:p w14:paraId="58F06F95" w14:textId="77777777" w:rsidR="00A9055A" w:rsidRPr="007C3A8C"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p>
    <w:p w14:paraId="1AF59C3F"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radiation</w:t>
      </w:r>
    </w:p>
    <w:p w14:paraId="5B77CCB1"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Another potential solution is “dark radiation”, which consists of hyper-fast particles that zipped around in the early universe.</w:t>
      </w:r>
    </w:p>
    <w:p w14:paraId="1DF477CC"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While there is no single definition on what constitutes dark radiation, a favoured candidate is a new member of the</w:t>
      </w:r>
      <w:r>
        <w:rPr>
          <w:rFonts w:ascii="Georgia" w:eastAsia="Times New Roman" w:hAnsi="Georgia" w:cs="Times New Roman"/>
          <w:color w:val="373A3C"/>
          <w:sz w:val="24"/>
          <w:szCs w:val="24"/>
          <w:lang w:eastAsia="en-AU"/>
        </w:rPr>
        <w:t xml:space="preserve"> </w:t>
      </w:r>
      <w:hyperlink r:id="rId47" w:history="1">
        <w:r w:rsidRPr="007C3A8C">
          <w:rPr>
            <w:rFonts w:ascii="Georgia" w:eastAsia="Times New Roman" w:hAnsi="Georgia" w:cs="Times New Roman"/>
            <w:color w:val="3C7EBD"/>
            <w:sz w:val="24"/>
            <w:szCs w:val="24"/>
            <w:u w:val="single"/>
            <w:lang w:eastAsia="en-AU"/>
          </w:rPr>
          <w:t>neutrino family</w:t>
        </w:r>
      </w:hyperlink>
      <w:r w:rsidRPr="007C3A8C">
        <w:rPr>
          <w:rFonts w:ascii="Georgia" w:eastAsia="Times New Roman" w:hAnsi="Georgia" w:cs="Times New Roman"/>
          <w:color w:val="373A3C"/>
          <w:sz w:val="24"/>
          <w:szCs w:val="24"/>
          <w:lang w:eastAsia="en-AU"/>
        </w:rPr>
        <w:t>, affectionately known as </w:t>
      </w:r>
      <w:hyperlink r:id="rId48" w:history="1">
        <w:r w:rsidRPr="007C3A8C">
          <w:rPr>
            <w:rFonts w:ascii="Georgia" w:eastAsia="Times New Roman" w:hAnsi="Georgia" w:cs="Times New Roman"/>
            <w:color w:val="3C7EBD"/>
            <w:sz w:val="24"/>
            <w:szCs w:val="24"/>
            <w:u w:val="single"/>
            <w:lang w:eastAsia="en-AU"/>
          </w:rPr>
          <w:t>sterile neutrinos</w:t>
        </w:r>
      </w:hyperlink>
      <w:r w:rsidRPr="007C3A8C">
        <w:rPr>
          <w:rFonts w:ascii="Georgia" w:eastAsia="Times New Roman" w:hAnsi="Georgia" w:cs="Times New Roman"/>
          <w:color w:val="373A3C"/>
          <w:sz w:val="24"/>
          <w:szCs w:val="24"/>
          <w:lang w:eastAsia="en-AU"/>
        </w:rPr>
        <w:t>.</w:t>
      </w:r>
    </w:p>
    <w:p w14:paraId="46A48A40"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While dark radiation is theoretical, there is little observational evidence for its existence. But if it had been present in the early universe, it would have influenced the early expansion of the universe, which would still be imprinted on the global value of the Hubble constant, but would now be washed out of the local value.</w:t>
      </w:r>
    </w:p>
    <w:p w14:paraId="31589B7B" w14:textId="77777777" w:rsidR="00A9055A" w:rsidRDefault="00A9055A" w:rsidP="00A9055A">
      <w:pPr>
        <w:rPr>
          <w:rFonts w:ascii="Helvetica" w:eastAsia="Times New Roman" w:hAnsi="Helvetica" w:cs="Times New Roman"/>
          <w:color w:val="373A3C"/>
          <w:sz w:val="29"/>
          <w:szCs w:val="29"/>
          <w:lang w:eastAsia="en-AU"/>
        </w:rPr>
      </w:pPr>
      <w:r>
        <w:rPr>
          <w:rFonts w:ascii="Helvetica" w:eastAsia="Times New Roman" w:hAnsi="Helvetica" w:cs="Times New Roman"/>
          <w:color w:val="373A3C"/>
          <w:sz w:val="29"/>
          <w:szCs w:val="29"/>
          <w:lang w:eastAsia="en-AU"/>
        </w:rPr>
        <w:br w:type="page"/>
      </w:r>
    </w:p>
    <w:p w14:paraId="2F519C8B"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lastRenderedPageBreak/>
        <w:t>Dark gravity</w:t>
      </w:r>
    </w:p>
    <w:p w14:paraId="68EF58AF"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The potential solutions so far have considered modifying the properties of components in the universe, but there is the more drastic alternative: </w:t>
      </w:r>
      <w:hyperlink r:id="rId49" w:history="1">
        <w:r w:rsidRPr="007C3A8C">
          <w:rPr>
            <w:rFonts w:ascii="Georgia" w:eastAsia="Times New Roman" w:hAnsi="Georgia" w:cs="Times New Roman"/>
            <w:color w:val="3C7EBD"/>
            <w:sz w:val="24"/>
            <w:szCs w:val="24"/>
            <w:u w:val="single"/>
            <w:lang w:eastAsia="en-AU"/>
          </w:rPr>
          <w:t>dark gravity</w:t>
        </w:r>
      </w:hyperlink>
      <w:r w:rsidRPr="007C3A8C">
        <w:rPr>
          <w:rFonts w:ascii="Georgia" w:eastAsia="Times New Roman" w:hAnsi="Georgia" w:cs="Times New Roman"/>
          <w:color w:val="373A3C"/>
          <w:sz w:val="24"/>
          <w:szCs w:val="24"/>
          <w:lang w:eastAsia="en-AU"/>
        </w:rPr>
        <w:t>.</w:t>
      </w:r>
    </w:p>
    <w:p w14:paraId="412A29C2"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This suggests that we don’t fully understand the fundamental nature of the universe, and that gravity does not follow the rules laid out by </w:t>
      </w:r>
      <w:hyperlink r:id="rId50" w:history="1">
        <w:r w:rsidRPr="007C3A8C">
          <w:rPr>
            <w:rFonts w:ascii="Georgia" w:eastAsia="Times New Roman" w:hAnsi="Georgia" w:cs="Times New Roman"/>
            <w:color w:val="3C7EBD"/>
            <w:sz w:val="24"/>
            <w:szCs w:val="24"/>
            <w:u w:val="single"/>
            <w:lang w:eastAsia="en-AU"/>
          </w:rPr>
          <w:t>Albert Einstein</w:t>
        </w:r>
      </w:hyperlink>
      <w:r w:rsidRPr="007C3A8C">
        <w:rPr>
          <w:rFonts w:ascii="Georgia" w:eastAsia="Times New Roman" w:hAnsi="Georgia" w:cs="Times New Roman"/>
          <w:color w:val="373A3C"/>
          <w:sz w:val="24"/>
          <w:szCs w:val="24"/>
          <w:lang w:eastAsia="en-AU"/>
        </w:rPr>
        <w:t> in his </w:t>
      </w:r>
      <w:hyperlink r:id="rId51" w:history="1">
        <w:r w:rsidRPr="007C3A8C">
          <w:rPr>
            <w:rFonts w:ascii="Georgia" w:eastAsia="Times New Roman" w:hAnsi="Georgia" w:cs="Times New Roman"/>
            <w:color w:val="3C7EBD"/>
            <w:sz w:val="24"/>
            <w:szCs w:val="24"/>
            <w:u w:val="single"/>
            <w:lang w:eastAsia="en-AU"/>
          </w:rPr>
          <w:t>general theory of relativity</w:t>
        </w:r>
      </w:hyperlink>
      <w:r w:rsidRPr="007C3A8C">
        <w:rPr>
          <w:rFonts w:ascii="Georgia" w:eastAsia="Times New Roman" w:hAnsi="Georgia" w:cs="Times New Roman"/>
          <w:color w:val="373A3C"/>
          <w:sz w:val="24"/>
          <w:szCs w:val="24"/>
          <w:lang w:eastAsia="en-AU"/>
        </w:rPr>
        <w:t>.</w:t>
      </w:r>
    </w:p>
    <w:p w14:paraId="0990DECE"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Such theories of </w:t>
      </w:r>
      <w:hyperlink r:id="rId52" w:history="1">
        <w:r w:rsidRPr="007C3A8C">
          <w:rPr>
            <w:rFonts w:ascii="Georgia" w:eastAsia="Times New Roman" w:hAnsi="Georgia" w:cs="Times New Roman"/>
            <w:color w:val="3C7EBD"/>
            <w:sz w:val="24"/>
            <w:szCs w:val="24"/>
            <w:u w:val="single"/>
            <w:lang w:eastAsia="en-AU"/>
          </w:rPr>
          <w:t>modified gravity</w:t>
        </w:r>
      </w:hyperlink>
      <w:r w:rsidRPr="007C3A8C">
        <w:rPr>
          <w:rFonts w:ascii="Georgia" w:eastAsia="Times New Roman" w:hAnsi="Georgia" w:cs="Times New Roman"/>
          <w:color w:val="373A3C"/>
          <w:sz w:val="24"/>
          <w:szCs w:val="24"/>
          <w:lang w:eastAsia="en-AU"/>
        </w:rPr>
        <w:t> have existed for a long time, and come in many forms, and it is not clear how we deduce the impact of such gravity on the universal expansion.</w:t>
      </w:r>
    </w:p>
    <w:p w14:paraId="15C04AD2" w14:textId="77777777" w:rsidR="00A9055A" w:rsidRPr="007C3A8C" w:rsidRDefault="00A9055A" w:rsidP="00A9055A">
      <w:pPr>
        <w:shd w:val="clear" w:color="auto" w:fill="FFFFFF" w:themeFill="background1"/>
        <w:spacing w:after="100" w:afterAutospacing="1" w:line="240" w:lineRule="auto"/>
        <w:outlineLvl w:val="1"/>
        <w:rPr>
          <w:rFonts w:ascii="Helvetica" w:eastAsia="Times New Roman" w:hAnsi="Helvetica" w:cs="Times New Roman"/>
          <w:color w:val="373A3C"/>
          <w:sz w:val="31"/>
          <w:szCs w:val="31"/>
          <w:lang w:eastAsia="en-AU"/>
        </w:rPr>
      </w:pPr>
      <w:r w:rsidRPr="007C3A8C">
        <w:rPr>
          <w:rFonts w:ascii="Helvetica" w:eastAsia="Times New Roman" w:hAnsi="Helvetica" w:cs="Times New Roman"/>
          <w:color w:val="373A3C"/>
          <w:sz w:val="31"/>
          <w:szCs w:val="31"/>
          <w:lang w:eastAsia="en-AU"/>
        </w:rPr>
        <w:t>Dark speculations</w:t>
      </w:r>
    </w:p>
    <w:p w14:paraId="0D0326CB" w14:textId="713A8C60" w:rsidR="00A9055A" w:rsidRPr="007C3A8C" w:rsidRDefault="00765FCC"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there are several alternatives that could potentially explain the discrepancy between the local and global measurements of the Hubble constant. Which one is correct?</w:t>
      </w:r>
    </w:p>
    <w:p w14:paraId="4CF3FEAE" w14:textId="5AF7FFBB" w:rsidR="00A9055A" w:rsidRPr="007C3A8C" w:rsidRDefault="00A9055A" w:rsidP="00A9055A">
      <w:pPr>
        <w:shd w:val="clear" w:color="auto" w:fill="FFFFFF" w:themeFill="background1"/>
        <w:spacing w:after="100" w:afterAutospacing="1" w:line="360" w:lineRule="atLeast"/>
        <w:rPr>
          <w:rFonts w:ascii="Times New Roman" w:eastAsia="Times New Roman" w:hAnsi="Times New Roman" w:cs="Times New Roman"/>
          <w:color w:val="818A91"/>
          <w:sz w:val="24"/>
          <w:szCs w:val="24"/>
          <w:lang w:eastAsia="en-AU"/>
        </w:rPr>
      </w:pPr>
      <w:r w:rsidRPr="007C3A8C">
        <w:rPr>
          <w:rFonts w:ascii="Georgia" w:eastAsia="Times New Roman" w:hAnsi="Georgia" w:cs="Times New Roman"/>
          <w:color w:val="373A3C"/>
          <w:sz w:val="24"/>
          <w:szCs w:val="24"/>
          <w:lang w:eastAsia="en-AU"/>
        </w:rPr>
        <w:t xml:space="preserve">At the moment, the observations are rather raw and do not discriminate between the possibilities. And </w:t>
      </w:r>
      <w:r w:rsidR="00765FCC" w:rsidRPr="007C3A8C">
        <w:rPr>
          <w:rFonts w:ascii="Georgia" w:eastAsia="Times New Roman" w:hAnsi="Georgia" w:cs="Times New Roman"/>
          <w:color w:val="373A3C"/>
          <w:sz w:val="24"/>
          <w:szCs w:val="24"/>
          <w:lang w:eastAsia="en-AU"/>
        </w:rPr>
        <w:t>so,</w:t>
      </w:r>
      <w:r w:rsidRPr="007C3A8C">
        <w:rPr>
          <w:rFonts w:ascii="Georgia" w:eastAsia="Times New Roman" w:hAnsi="Georgia" w:cs="Times New Roman"/>
          <w:color w:val="373A3C"/>
          <w:sz w:val="24"/>
          <w:szCs w:val="24"/>
          <w:lang w:eastAsia="en-AU"/>
        </w:rPr>
        <w:t xml:space="preserve"> we enter the realm of theoretical speculation, where ideas are tried and discarded until viable explanations are discovered.</w:t>
      </w: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"https://cosmosmagazine.com/physics/problem-dark-matter" </w:instrText>
      </w:r>
      <w:r w:rsidRPr="007C3A8C">
        <w:rPr>
          <w:rFonts w:ascii="Helvetica" w:eastAsia="Times New Roman" w:hAnsi="Helvetica" w:cs="Times New Roman"/>
          <w:color w:val="373A3C"/>
          <w:sz w:val="24"/>
          <w:szCs w:val="24"/>
          <w:lang w:eastAsia="en-AU"/>
        </w:rPr>
      </w:r>
      <w:r w:rsidRPr="007C3A8C">
        <w:rPr>
          <w:rFonts w:ascii="Helvetica" w:eastAsia="Times New Roman" w:hAnsi="Helvetica" w:cs="Times New Roman"/>
          <w:color w:val="373A3C"/>
          <w:sz w:val="24"/>
          <w:szCs w:val="24"/>
          <w:lang w:eastAsia="en-AU"/>
        </w:rPr>
        <w:fldChar w:fldCharType="separate"/>
      </w:r>
    </w:p>
    <w:p w14:paraId="477E373F" w14:textId="77777777" w:rsidR="00A9055A" w:rsidRPr="007C3A8C" w:rsidRDefault="00A9055A" w:rsidP="00A9055A">
      <w:pPr>
        <w:shd w:val="clear" w:color="auto" w:fill="FFFFFF" w:themeFill="background1"/>
        <w:spacing w:before="100" w:beforeAutospacing="1" w:after="100" w:afterAutospacing="1" w:line="240" w:lineRule="auto"/>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The problem with dark matter</w:t>
      </w:r>
    </w:p>
    <w:p w14:paraId="501A4427" w14:textId="77777777" w:rsidR="00A9055A"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At the same time, astronomers will seek more data, and will continue to tie down calibrations and methods. This brings us to our final possibility.</w:t>
      </w:r>
    </w:p>
    <w:p w14:paraId="1AB564F6" w14:textId="77777777" w:rsidR="00A9055A" w:rsidRPr="007C3A8C"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p>
    <w:p w14:paraId="3BEEEE36"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No observations are perfect, and much of science is about understanding the uncertainties of measurements. Scientists can generally wrangle </w:t>
      </w:r>
      <w:hyperlink r:id="rId53" w:history="1">
        <w:r w:rsidRPr="007C3A8C">
          <w:rPr>
            <w:rFonts w:ascii="Georgia" w:eastAsia="Times New Roman" w:hAnsi="Georgia" w:cs="Times New Roman"/>
            <w:color w:val="3C7EBD"/>
            <w:sz w:val="24"/>
            <w:szCs w:val="24"/>
            <w:u w:val="single"/>
            <w:lang w:eastAsia="en-AU"/>
          </w:rPr>
          <w:t>random errors</w:t>
        </w:r>
      </w:hyperlink>
      <w:r w:rsidRPr="007C3A8C">
        <w:rPr>
          <w:rFonts w:ascii="Georgia" w:eastAsia="Times New Roman" w:hAnsi="Georgia" w:cs="Times New Roman"/>
          <w:color w:val="373A3C"/>
          <w:sz w:val="24"/>
          <w:szCs w:val="24"/>
          <w:lang w:eastAsia="en-AU"/>
        </w:rPr>
        <w:t> and understand how uncertainties in measurement impact uncertainties in results.</w:t>
      </w:r>
    </w:p>
    <w:p w14:paraId="583553F9"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But there is another uncertainty: the </w:t>
      </w:r>
      <w:hyperlink r:id="rId54" w:history="1">
        <w:r w:rsidRPr="007C3A8C">
          <w:rPr>
            <w:rFonts w:ascii="Georgia" w:eastAsia="Times New Roman" w:hAnsi="Georgia" w:cs="Times New Roman"/>
            <w:color w:val="3C7EBD"/>
            <w:sz w:val="24"/>
            <w:szCs w:val="24"/>
            <w:u w:val="single"/>
            <w:lang w:eastAsia="en-AU"/>
          </w:rPr>
          <w:t>systematic error</w:t>
        </w:r>
      </w:hyperlink>
      <w:r w:rsidRPr="007C3A8C">
        <w:rPr>
          <w:rFonts w:ascii="Georgia" w:eastAsia="Times New Roman" w:hAnsi="Georgia" w:cs="Times New Roman"/>
          <w:color w:val="373A3C"/>
          <w:sz w:val="24"/>
          <w:szCs w:val="24"/>
          <w:lang w:eastAsia="en-AU"/>
        </w:rPr>
        <w:t>, which can strike fear into a researcher. Instead of scattering results, systematic errors shift all results one way or another.</w:t>
      </w:r>
    </w:p>
    <w:p w14:paraId="10E366CE"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Systematic errors can also influence astronomical distance measures. And if they propagate through the distance ladder, they could potentially shift the local measurement of the Hubble constant away from the global value.</w:t>
      </w:r>
    </w:p>
    <w:p w14:paraId="7EEB9D29"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With new data and methods, this tension may evaporate. Some astronomers are already suggesting that this is a</w:t>
      </w:r>
      <w:r>
        <w:rPr>
          <w:rFonts w:ascii="Georgia" w:eastAsia="Times New Roman" w:hAnsi="Georgia" w:cs="Times New Roman"/>
          <w:color w:val="373A3C"/>
          <w:sz w:val="24"/>
          <w:szCs w:val="24"/>
          <w:lang w:eastAsia="en-AU"/>
        </w:rPr>
        <w:t xml:space="preserve"> </w:t>
      </w:r>
      <w:hyperlink r:id="rId55" w:history="1">
        <w:r w:rsidRPr="007C3A8C">
          <w:rPr>
            <w:rFonts w:ascii="Georgia" w:eastAsia="Times New Roman" w:hAnsi="Georgia" w:cs="Times New Roman"/>
            <w:color w:val="3C7EBD"/>
            <w:sz w:val="24"/>
            <w:szCs w:val="24"/>
            <w:u w:val="single"/>
            <w:lang w:eastAsia="en-AU"/>
          </w:rPr>
          <w:t>“more reasonable explanation”</w:t>
        </w:r>
      </w:hyperlink>
      <w:r w:rsidRPr="007C3A8C">
        <w:rPr>
          <w:rFonts w:ascii="Georgia" w:eastAsia="Times New Roman" w:hAnsi="Georgia" w:cs="Times New Roman"/>
          <w:color w:val="373A3C"/>
          <w:sz w:val="24"/>
          <w:szCs w:val="24"/>
          <w:lang w:eastAsia="en-AU"/>
        </w:rPr>
        <w:t>.</w:t>
      </w:r>
    </w:p>
    <w:p w14:paraId="2FF9342B" w14:textId="77777777" w:rsidR="00A9055A" w:rsidRDefault="00A9055A" w:rsidP="00A9055A">
      <w:r>
        <w:br w:type="page"/>
      </w:r>
    </w:p>
    <w:p w14:paraId="06531C48" w14:textId="77777777" w:rsidR="006C07DC" w:rsidRPr="00760ACB" w:rsidRDefault="006C07DC" w:rsidP="006C07DC">
      <w:pPr>
        <w:spacing w:after="0" w:line="240" w:lineRule="auto"/>
        <w:outlineLvl w:val="0"/>
        <w:rPr>
          <w:rFonts w:ascii="Times New Roman" w:eastAsia="Times New Roman" w:hAnsi="Times New Roman" w:cs="Times New Roman"/>
          <w:b/>
          <w:bCs/>
          <w:kern w:val="36"/>
          <w:sz w:val="44"/>
          <w:szCs w:val="48"/>
          <w:lang w:eastAsia="en-AU"/>
        </w:rPr>
      </w:pPr>
      <w:r w:rsidRPr="00760ACB">
        <w:rPr>
          <w:rFonts w:ascii="Times New Roman" w:eastAsia="Times New Roman" w:hAnsi="Times New Roman" w:cs="Times New Roman"/>
          <w:b/>
          <w:bCs/>
          <w:kern w:val="36"/>
          <w:sz w:val="44"/>
          <w:szCs w:val="48"/>
          <w:lang w:eastAsia="en-AU"/>
        </w:rPr>
        <w:lastRenderedPageBreak/>
        <w:t>ARTICLE 5</w:t>
      </w:r>
    </w:p>
    <w:p w14:paraId="3D70B4A6" w14:textId="77777777" w:rsidR="006C07DC" w:rsidRPr="00760ACB" w:rsidRDefault="006C07DC" w:rsidP="006C07DC">
      <w:pPr>
        <w:spacing w:before="100" w:beforeAutospacing="1" w:after="100" w:afterAutospacing="1" w:line="240" w:lineRule="auto"/>
        <w:outlineLvl w:val="0"/>
        <w:rPr>
          <w:rFonts w:ascii="Times New Roman" w:eastAsia="Times New Roman" w:hAnsi="Times New Roman" w:cs="Times New Roman"/>
          <w:b/>
          <w:bCs/>
          <w:kern w:val="36"/>
          <w:sz w:val="40"/>
          <w:szCs w:val="48"/>
          <w:lang w:eastAsia="en-AU"/>
        </w:rPr>
      </w:pPr>
      <w:r w:rsidRPr="00760ACB">
        <w:rPr>
          <w:rFonts w:ascii="Times New Roman" w:eastAsia="Times New Roman" w:hAnsi="Times New Roman" w:cs="Times New Roman"/>
          <w:b/>
          <w:bCs/>
          <w:kern w:val="36"/>
          <w:sz w:val="40"/>
          <w:szCs w:val="48"/>
          <w:lang w:eastAsia="en-AU"/>
        </w:rPr>
        <w:t xml:space="preserve">The Australian Synchrotron is great … but what does it do? </w:t>
      </w:r>
    </w:p>
    <w:p w14:paraId="27CF0A84" w14:textId="77777777" w:rsidR="006C07DC" w:rsidRPr="00571967" w:rsidRDefault="006C07DC" w:rsidP="006C07DC">
      <w:pPr>
        <w:spacing w:after="0"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sz w:val="24"/>
          <w:szCs w:val="24"/>
          <w:lang w:eastAsia="en-AU"/>
        </w:rPr>
        <w:drawing>
          <wp:anchor distT="0" distB="0" distL="114300" distR="114300" simplePos="0" relativeHeight="251668480" behindDoc="1" locked="0" layoutInCell="1" allowOverlap="1" wp14:anchorId="4F490710" wp14:editId="3FA0DA89">
            <wp:simplePos x="0" y="0"/>
            <wp:positionH relativeFrom="column">
              <wp:posOffset>3547745</wp:posOffset>
            </wp:positionH>
            <wp:positionV relativeFrom="paragraph">
              <wp:posOffset>171450</wp:posOffset>
            </wp:positionV>
            <wp:extent cx="3138170" cy="2092325"/>
            <wp:effectExtent l="0" t="0" r="5080" b="3175"/>
            <wp:wrapTight wrapText="bothSides">
              <wp:wrapPolygon edited="0">
                <wp:start x="0" y="0"/>
                <wp:lineTo x="0" y="21436"/>
                <wp:lineTo x="21504" y="21436"/>
                <wp:lineTo x="21504" y="0"/>
                <wp:lineTo x="0" y="0"/>
              </wp:wrapPolygon>
            </wp:wrapTight>
            <wp:docPr id="11" name="Picture 11" descr="https://62e528761d0685343e1c-f3d1b99a743ffa4142d9d7f1978d9686.ssl.cf2.rackcdn.com/files/8832/width926/7g2khg2h-133230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62e528761d0685343e1c-f3d1b99a743ffa4142d9d7f1978d9686.ssl.cf2.rackcdn.com/files/8832/width926/7g2khg2h-1332300557.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38170" cy="2092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n-AU"/>
        </w:rPr>
        <w:t xml:space="preserve">March 23, 2012 </w:t>
      </w:r>
    </w:p>
    <w:p w14:paraId="4CD324FF" w14:textId="77777777" w:rsidR="006C07DC" w:rsidRDefault="006C07DC" w:rsidP="006C07DC">
      <w:pPr>
        <w:spacing w:before="100" w:beforeAutospacing="1" w:after="100" w:afterAutospacing="1" w:line="240" w:lineRule="auto"/>
        <w:outlineLvl w:val="2"/>
        <w:rPr>
          <w:rFonts w:ascii="Times New Roman" w:eastAsia="Times New Roman" w:hAnsi="Times New Roman" w:cs="Times New Roman"/>
          <w:b/>
          <w:bCs/>
          <w:sz w:val="27"/>
          <w:szCs w:val="27"/>
          <w:lang w:eastAsia="en-AU"/>
        </w:rPr>
        <w:sectPr w:rsidR="006C07DC" w:rsidSect="00760ACB">
          <w:footerReference w:type="default" r:id="rId57"/>
          <w:type w:val="continuous"/>
          <w:pgSz w:w="11906" w:h="16838"/>
          <w:pgMar w:top="720" w:right="720" w:bottom="720" w:left="720" w:header="708" w:footer="708" w:gutter="0"/>
          <w:pgNumType w:start="0"/>
          <w:cols w:space="708"/>
          <w:titlePg/>
          <w:docGrid w:linePitch="360"/>
        </w:sectPr>
      </w:pPr>
    </w:p>
    <w:p w14:paraId="5B3F2992" w14:textId="77777777" w:rsidR="006C07DC" w:rsidRPr="00571967" w:rsidRDefault="006C07DC" w:rsidP="006C07DC">
      <w:pPr>
        <w:spacing w:after="0" w:line="240" w:lineRule="auto"/>
        <w:outlineLvl w:val="2"/>
        <w:rPr>
          <w:rFonts w:ascii="Times New Roman" w:eastAsia="Times New Roman" w:hAnsi="Times New Roman" w:cs="Times New Roman"/>
          <w:b/>
          <w:bCs/>
          <w:sz w:val="27"/>
          <w:szCs w:val="27"/>
          <w:lang w:eastAsia="en-AU"/>
        </w:rPr>
      </w:pPr>
      <w:r>
        <w:rPr>
          <w:rFonts w:ascii="Times New Roman" w:eastAsia="Times New Roman" w:hAnsi="Times New Roman" w:cs="Times New Roman"/>
          <w:b/>
          <w:bCs/>
          <w:sz w:val="27"/>
          <w:szCs w:val="27"/>
          <w:lang w:eastAsia="en-AU"/>
        </w:rPr>
        <w:t>By Andrew Peel and Nancy Mills</w:t>
      </w:r>
    </w:p>
    <w:p w14:paraId="212AA533" w14:textId="77777777" w:rsidR="006C07DC" w:rsidRPr="00571967" w:rsidRDefault="006C07DC" w:rsidP="006C07DC">
      <w:pPr>
        <w:spacing w:after="0" w:line="240" w:lineRule="auto"/>
        <w:ind w:left="720"/>
        <w:rPr>
          <w:rFonts w:ascii="Times New Roman" w:eastAsia="Times New Roman" w:hAnsi="Times New Roman" w:cs="Times New Roman"/>
          <w:sz w:val="24"/>
          <w:szCs w:val="24"/>
          <w:lang w:eastAsia="en-AU"/>
        </w:rPr>
      </w:pPr>
    </w:p>
    <w:p w14:paraId="7C10633A" w14:textId="77777777" w:rsidR="006C07DC" w:rsidRDefault="006C07DC" w:rsidP="006C07DC">
      <w:pPr>
        <w:spacing w:after="0" w:line="240" w:lineRule="auto"/>
        <w:rPr>
          <w:rFonts w:ascii="Times New Roman" w:eastAsia="Times New Roman" w:hAnsi="Times New Roman" w:cs="Times New Roman"/>
          <w:sz w:val="24"/>
          <w:szCs w:val="24"/>
          <w:lang w:eastAsia="en-AU"/>
        </w:rPr>
        <w:sectPr w:rsidR="006C07DC" w:rsidSect="00B43F5A">
          <w:type w:val="continuous"/>
          <w:pgSz w:w="11906" w:h="16838"/>
          <w:pgMar w:top="720" w:right="720" w:bottom="720" w:left="720" w:header="708" w:footer="708" w:gutter="0"/>
          <w:cols w:num="2" w:space="708"/>
          <w:docGrid w:linePitch="360"/>
        </w:sectPr>
      </w:pPr>
    </w:p>
    <w:p w14:paraId="1BBB8FC6"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S</w:t>
      </w:r>
      <w:r w:rsidRPr="00571967">
        <w:rPr>
          <w:rFonts w:ascii="Times New Roman" w:eastAsia="Times New Roman" w:hAnsi="Times New Roman" w:cs="Times New Roman"/>
          <w:sz w:val="24"/>
          <w:szCs w:val="24"/>
          <w:lang w:eastAsia="en-AU"/>
        </w:rPr>
        <w:t>cience is like high-performance racing: today’s Formula One machine is all too soon the jalopy of tomorrow. The Australian Synchrotron, opened in 2007 and located in Melbourne, is currently at the F1 end of the spectrum. Needless to say, its 120 staff and thousands of active researchers would like to keep it that way.</w:t>
      </w:r>
    </w:p>
    <w:p w14:paraId="05876165"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Which raises a pertinent and obvious question: what does it actually do?</w:t>
      </w:r>
    </w:p>
    <w:p w14:paraId="35B0179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Technically speaking, a synchrotron is </w:t>
      </w:r>
      <w:hyperlink r:id="rId58" w:history="1">
        <w:r w:rsidRPr="00571967">
          <w:rPr>
            <w:rFonts w:ascii="Times New Roman" w:eastAsia="Times New Roman" w:hAnsi="Times New Roman" w:cs="Times New Roman"/>
            <w:color w:val="0000FF"/>
            <w:sz w:val="24"/>
            <w:szCs w:val="24"/>
            <w:u w:val="single"/>
            <w:lang w:eastAsia="en-AU"/>
          </w:rPr>
          <w:t>a large machine</w:t>
        </w:r>
      </w:hyperlink>
      <w:r w:rsidRPr="00571967">
        <w:rPr>
          <w:rFonts w:ascii="Times New Roman" w:eastAsia="Times New Roman" w:hAnsi="Times New Roman" w:cs="Times New Roman"/>
          <w:sz w:val="24"/>
          <w:szCs w:val="24"/>
          <w:lang w:eastAsia="en-AU"/>
        </w:rPr>
        <w:t xml:space="preserve"> that accelerates electrons to almost the speed of light. As those electrons are deflected through magnetic fields they create extremely bright light, meaning a synchrotron is also a “light source”. Synchrotron light (X-rays and infrared light) is a million times brighter than the sun.</w:t>
      </w:r>
    </w:p>
    <w:p w14:paraId="3F85C2AA" w14:textId="77777777" w:rsidR="006C07DC"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sectPr w:rsidR="006C07DC" w:rsidSect="00B43F5A">
          <w:type w:val="continuous"/>
          <w:pgSz w:w="11906" w:h="16838"/>
          <w:pgMar w:top="720" w:right="720" w:bottom="720" w:left="720" w:header="708" w:footer="708" w:gutter="0"/>
          <w:cols w:space="708"/>
          <w:docGrid w:linePitch="360"/>
        </w:sectPr>
      </w:pPr>
      <w:r w:rsidRPr="00571967">
        <w:rPr>
          <w:rFonts w:ascii="Times New Roman" w:eastAsia="Times New Roman" w:hAnsi="Times New Roman" w:cs="Times New Roman"/>
          <w:sz w:val="24"/>
          <w:szCs w:val="24"/>
          <w:lang w:eastAsia="en-AU"/>
        </w:rPr>
        <w:t>Compared to conventional sources, such as those that might be encountered while sitting in a dentist’s chair, the X-rays produced at the Synchrotron are like a laser is to a light bulb.</w:t>
      </w:r>
    </w:p>
    <w:p w14:paraId="0989C030" w14:textId="77777777" w:rsidR="006C07DC" w:rsidRDefault="006C07DC" w:rsidP="006C07DC">
      <w:pPr>
        <w:spacing w:after="0" w:line="240" w:lineRule="auto"/>
        <w:rPr>
          <w:rFonts w:ascii="Times New Roman" w:eastAsia="Times New Roman" w:hAnsi="Times New Roman" w:cs="Times New Roman"/>
          <w:sz w:val="24"/>
          <w:szCs w:val="24"/>
          <w:lang w:eastAsia="en-AU"/>
        </w:rPr>
      </w:pPr>
    </w:p>
    <w:p w14:paraId="049EAF68" w14:textId="77777777" w:rsidR="006C07DC" w:rsidRDefault="006C07DC" w:rsidP="006C07DC">
      <w:pPr>
        <w:spacing w:after="0" w:line="240" w:lineRule="auto"/>
        <w:rPr>
          <w:rFonts w:ascii="Times New Roman" w:eastAsia="Times New Roman" w:hAnsi="Times New Roman" w:cs="Times New Roman"/>
          <w:sz w:val="24"/>
          <w:szCs w:val="24"/>
          <w:lang w:eastAsia="en-AU"/>
        </w:rPr>
      </w:pPr>
    </w:p>
    <w:p w14:paraId="56BBE493"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sz w:val="24"/>
          <w:szCs w:val="24"/>
          <w:lang w:eastAsia="en-AU"/>
        </w:rPr>
        <w:drawing>
          <wp:anchor distT="0" distB="0" distL="114300" distR="114300" simplePos="0" relativeHeight="251669504" behindDoc="1" locked="0" layoutInCell="1" allowOverlap="1" wp14:anchorId="18EC9EED" wp14:editId="4899A5D1">
            <wp:simplePos x="0" y="0"/>
            <wp:positionH relativeFrom="column">
              <wp:posOffset>28575</wp:posOffset>
            </wp:positionH>
            <wp:positionV relativeFrom="paragraph">
              <wp:posOffset>196850</wp:posOffset>
            </wp:positionV>
            <wp:extent cx="2409825" cy="3211830"/>
            <wp:effectExtent l="0" t="0" r="9525" b="7620"/>
            <wp:wrapTight wrapText="bothSides">
              <wp:wrapPolygon edited="0">
                <wp:start x="0" y="0"/>
                <wp:lineTo x="0" y="21523"/>
                <wp:lineTo x="21515" y="21523"/>
                <wp:lineTo x="21515" y="0"/>
                <wp:lineTo x="0" y="0"/>
              </wp:wrapPolygon>
            </wp:wrapTight>
            <wp:docPr id="18" name="Picture 18" descr="https://62e528761d0685343e1c-f3d1b99a743ffa4142d9d7f1978d9686.ssl.cf2.rackcdn.com/files/8838/width237/y2m34np8-133230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62e528761d0685343e1c-f3d1b99a743ffa4142d9d7f1978d9686.ssl.cf2.rackcdn.com/files/8838/width237/y2m34np8-133230303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9825" cy="321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967">
        <w:rPr>
          <w:rFonts w:ascii="Times New Roman" w:eastAsia="Times New Roman" w:hAnsi="Times New Roman" w:cs="Times New Roman"/>
          <w:sz w:val="24"/>
          <w:szCs w:val="24"/>
          <w:lang w:eastAsia="en-AU"/>
        </w:rPr>
        <w:t>In addition to their high brightness, X-rays are emitted as a beam and can be effectively tuned to a single wavelength (a bit like being able to choose the colour of your laser beam). Along with other, more specialised properties, such as nanosecond-scale pulsed emission, the characteristics of the light means synchrotron-based experiments are typically more accurate, more detailed, more specific and faster than those obtained using conventional laboratory equipment.</w:t>
      </w:r>
    </w:p>
    <w:p w14:paraId="013CB34C"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To the thousands of researchers who use it each year, the facility is a toolbox of state-of-the-art experimental techniques that enables them to reach their research goals faster and to go beyond what they could otherwise achieve in a conventional laboratory.</w:t>
      </w:r>
    </w:p>
    <w:p w14:paraId="10B72090" w14:textId="77777777" w:rsidR="006C07DC"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sectPr w:rsidR="006C07DC" w:rsidSect="003F6A6F">
          <w:type w:val="continuous"/>
          <w:pgSz w:w="11906" w:h="16838"/>
          <w:pgMar w:top="720" w:right="720" w:bottom="720" w:left="720" w:header="708" w:footer="708" w:gutter="0"/>
          <w:cols w:space="708"/>
          <w:docGrid w:linePitch="360"/>
        </w:sectPr>
      </w:pPr>
    </w:p>
    <w:p w14:paraId="5C68DF65"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football field-sized facility – with 10 purpose-built individual experimental laboratories – offers access to the nanoscale world by several different paths.</w:t>
      </w:r>
    </w:p>
    <w:p w14:paraId="3E4F1C0B"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3F6A6F">
        <w:rPr>
          <w:rFonts w:ascii="Times New Roman" w:eastAsia="Times New Roman" w:hAnsi="Times New Roman" w:cs="Times New Roman"/>
          <w:noProof/>
          <w:sz w:val="24"/>
          <w:szCs w:val="24"/>
          <w:lang w:eastAsia="en-AU"/>
        </w:rPr>
        <w:lastRenderedPageBreak/>
        <mc:AlternateContent>
          <mc:Choice Requires="wps">
            <w:drawing>
              <wp:anchor distT="0" distB="0" distL="114300" distR="114300" simplePos="0" relativeHeight="251671552" behindDoc="1" locked="0" layoutInCell="1" allowOverlap="1" wp14:anchorId="497B13D9" wp14:editId="11B54C45">
                <wp:simplePos x="0" y="0"/>
                <wp:positionH relativeFrom="column">
                  <wp:posOffset>-2343150</wp:posOffset>
                </wp:positionH>
                <wp:positionV relativeFrom="paragraph">
                  <wp:posOffset>114300</wp:posOffset>
                </wp:positionV>
                <wp:extent cx="2257425" cy="619125"/>
                <wp:effectExtent l="0" t="0" r="9525" b="9525"/>
                <wp:wrapTight wrapText="bothSides">
                  <wp:wrapPolygon edited="0">
                    <wp:start x="0" y="0"/>
                    <wp:lineTo x="0" y="21268"/>
                    <wp:lineTo x="21509" y="21268"/>
                    <wp:lineTo x="21509"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619125"/>
                        </a:xfrm>
                        <a:prstGeom prst="rect">
                          <a:avLst/>
                        </a:prstGeom>
                        <a:solidFill>
                          <a:srgbClr val="FFFFFF"/>
                        </a:solidFill>
                        <a:ln w="9525">
                          <a:noFill/>
                          <a:miter lim="800000"/>
                          <a:headEnd/>
                          <a:tailEnd/>
                        </a:ln>
                      </wps:spPr>
                      <wps:txbx>
                        <w:txbxContent>
                          <w:p w14:paraId="56C6B504" w14:textId="77777777" w:rsidR="006C07DC" w:rsidRPr="003F6A6F" w:rsidRDefault="006C07DC" w:rsidP="006C07DC">
                            <w:pPr>
                              <w:jc w:val="center"/>
                              <w:rPr>
                                <w:i/>
                              </w:rPr>
                            </w:pPr>
                            <w:r w:rsidRPr="003F6A6F">
                              <w:rPr>
                                <w:i/>
                              </w:rPr>
                              <w:t>Inside the synchrotron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B13D9" id="_x0000_s1027" type="#_x0000_t202" style="position:absolute;margin-left:-184.5pt;margin-top:9pt;width:177.75pt;height:4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" stroked="f">
                <v:textbox>
                  <w:txbxContent>
                    <w:p w14:paraId="56C6B504" w14:textId="77777777" w:rsidR="006C07DC" w:rsidRPr="003F6A6F" w:rsidRDefault="006C07DC" w:rsidP="006C07DC">
                      <w:pPr>
                        <w:jc w:val="center"/>
                        <w:rPr>
                          <w:i/>
                        </w:rPr>
                      </w:pPr>
                      <w:r w:rsidRPr="003F6A6F">
                        <w:rPr>
                          <w:i/>
                        </w:rPr>
                        <w:t>Inside the synchrotron</w:t>
                      </w:r>
                    </w:p>
                  </w:txbxContent>
                </v:textbox>
                <w10:wrap type="tight"/>
              </v:shape>
            </w:pict>
          </mc:Fallback>
        </mc:AlternateContent>
      </w:r>
      <w:r w:rsidRPr="00571967">
        <w:rPr>
          <w:rFonts w:ascii="Times New Roman" w:eastAsia="Times New Roman" w:hAnsi="Times New Roman" w:cs="Times New Roman"/>
          <w:sz w:val="24"/>
          <w:szCs w:val="24"/>
          <w:lang w:eastAsia="en-AU"/>
        </w:rPr>
        <w:t>Since the facility opened, more than 4,000 biologists, medical scientists, chemists, materials scientists, forensic scientists, geo-chemists, physicists, engineers, art conservators, en</w:t>
      </w:r>
      <w:r>
        <w:rPr>
          <w:rFonts w:ascii="Times New Roman" w:eastAsia="Times New Roman" w:hAnsi="Times New Roman" w:cs="Times New Roman"/>
          <w:sz w:val="24"/>
          <w:szCs w:val="24"/>
          <w:lang w:eastAsia="en-AU"/>
        </w:rPr>
        <w:t xml:space="preserve">vironmental </w:t>
      </w:r>
      <w:r w:rsidRPr="00571967">
        <w:rPr>
          <w:rFonts w:ascii="Times New Roman" w:eastAsia="Times New Roman" w:hAnsi="Times New Roman" w:cs="Times New Roman"/>
          <w:sz w:val="24"/>
          <w:szCs w:val="24"/>
          <w:lang w:eastAsia="en-AU"/>
        </w:rPr>
        <w:t>scientists and agricultural scientists, among others, have taken advantage of the new approaches available to them.</w:t>
      </w:r>
    </w:p>
    <w:p w14:paraId="7BF394D4"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For most researchers, it’s a place to conduct experiments that simply could not be performed anywhere else in the country.</w:t>
      </w:r>
    </w:p>
    <w:p w14:paraId="4AA18A1E"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t>The need for speed</w:t>
      </w:r>
    </w:p>
    <w:p w14:paraId="323C798A"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brightness of synchrotron X-rays means that determining the three-dimensional structure of an AIDS virus protein – to give just one example – could take a matter of minutes instead of hours, or even days, of data collection and manipulation. This technique relies on making crystals of the target protein that are of a certain quality.</w:t>
      </w:r>
    </w:p>
    <w:p w14:paraId="550F7866"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Synchrotron can rapidly screen many thousands of “candidate” crystals, with usable data collected in hours, rather than months as might be required with conventional approaches.</w:t>
      </w:r>
      <w:r w:rsidRPr="00760ACB">
        <w:rPr>
          <w:rFonts w:ascii="Times New Roman" w:eastAsia="Times New Roman" w:hAnsi="Times New Roman" w:cs="Times New Roman"/>
          <w:noProof/>
          <w:sz w:val="24"/>
          <w:szCs w:val="24"/>
          <w:lang w:eastAsia="en-AU"/>
        </w:rPr>
        <w:t xml:space="preserve"> </w:t>
      </w:r>
    </w:p>
    <w:p w14:paraId="4D8AD604" w14:textId="77777777" w:rsidR="006C07DC" w:rsidRDefault="006C07DC" w:rsidP="006C07DC">
      <w:pPr>
        <w:spacing w:after="0" w:line="240" w:lineRule="auto"/>
        <w:rPr>
          <w:rFonts w:ascii="Times New Roman" w:eastAsia="Times New Roman" w:hAnsi="Times New Roman" w:cs="Times New Roman"/>
          <w:sz w:val="24"/>
          <w:szCs w:val="24"/>
          <w:lang w:eastAsia="en-AU"/>
        </w:rPr>
      </w:pPr>
      <w:r w:rsidRPr="00760ACB">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0528" behindDoc="0" locked="0" layoutInCell="1" allowOverlap="1" wp14:anchorId="733B9DC6" wp14:editId="5120A34C">
                <wp:simplePos x="0" y="0"/>
                <wp:positionH relativeFrom="column">
                  <wp:posOffset>3822700</wp:posOffset>
                </wp:positionH>
                <wp:positionV relativeFrom="paragraph">
                  <wp:posOffset>859790</wp:posOffset>
                </wp:positionV>
                <wp:extent cx="2374265" cy="1403985"/>
                <wp:effectExtent l="0" t="0" r="8890" b="57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1AB54A2"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Synchrotron light is filtered and conditioned for use in determining protein structures. Sandra Morrow </w:t>
                            </w:r>
                          </w:p>
                          <w:p w14:paraId="34DAB699" w14:textId="77777777" w:rsidR="006C07DC" w:rsidRDefault="006C07DC" w:rsidP="006C07D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3B9DC6" id="_x0000_s1028" type="#_x0000_t202" style="position:absolute;margin-left:301pt;margin-top:67.7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o6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" stroked="f">
                <v:textbox style="mso-fit-shape-to-text:t">
                  <w:txbxContent>
                    <w:p w14:paraId="51AB54A2"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Synchrotron light is filtered and conditioned for use in determining protein structures. Sandra Morrow </w:t>
                      </w:r>
                    </w:p>
                    <w:p w14:paraId="34DAB699" w14:textId="77777777" w:rsidR="006C07DC" w:rsidRDefault="006C07DC" w:rsidP="006C07DC"/>
                  </w:txbxContent>
                </v:textbox>
              </v:shape>
            </w:pict>
          </mc:Fallback>
        </mc:AlternateContent>
      </w:r>
      <w:r w:rsidRPr="00571967">
        <w:rPr>
          <w:rFonts w:ascii="Times New Roman" w:eastAsia="Times New Roman" w:hAnsi="Times New Roman" w:cs="Times New Roman"/>
          <w:noProof/>
          <w:color w:val="0000FF"/>
          <w:sz w:val="24"/>
          <w:szCs w:val="24"/>
          <w:lang w:eastAsia="en-AU"/>
        </w:rPr>
        <w:drawing>
          <wp:inline distT="0" distB="0" distL="0" distR="0" wp14:anchorId="6C2589E0" wp14:editId="77274C75">
            <wp:extent cx="3592286" cy="2269864"/>
            <wp:effectExtent l="0" t="0" r="8255" b="0"/>
            <wp:docPr id="19" name="Picture 19" descr="https://62e528761d0685343e1c-f3d1b99a743ffa4142d9d7f1978d9686.ssl.cf2.rackcdn.com/files/8835/width754/xpmkb777-1332302301.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62e528761d0685343e1c-f3d1b99a743ffa4142d9d7f1978d9686.ssl.cf2.rackcdn.com/files/8835/width754/xpmkb777-1332302301.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023" cy="2272857"/>
                    </a:xfrm>
                    <a:prstGeom prst="rect">
                      <a:avLst/>
                    </a:prstGeom>
                    <a:noFill/>
                    <a:ln>
                      <a:noFill/>
                    </a:ln>
                  </pic:spPr>
                </pic:pic>
              </a:graphicData>
            </a:graphic>
          </wp:inline>
        </w:drawing>
      </w:r>
    </w:p>
    <w:p w14:paraId="6241460C"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Many researchers view the Synchrotron as an essential tool for studying or developing new drugs to combat diseases such as various cancers, malaria, rheumatic fever and yellow fever.</w:t>
      </w:r>
    </w:p>
    <w:p w14:paraId="7D29181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Being able to determine highly-detailed three-dimensional structures of target proteins, either by themselves or interacting with potential drug molecules, speeds up the lengthy process of taking a drug from concept stage to the market.</w:t>
      </w:r>
    </w:p>
    <w:p w14:paraId="2C8E337A"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Synchrotron techniques for determining protein structures are also helping researchers find new ways of tackling the malaria parasite, and expanding our knowledge of how the immune system works, which could lead to new treatments for autoimmune diseases such as </w:t>
      </w:r>
      <w:hyperlink r:id="rId62" w:history="1">
        <w:r w:rsidRPr="00571967">
          <w:rPr>
            <w:rFonts w:ascii="Times New Roman" w:eastAsia="Times New Roman" w:hAnsi="Times New Roman" w:cs="Times New Roman"/>
            <w:color w:val="0000FF"/>
            <w:sz w:val="24"/>
            <w:szCs w:val="24"/>
            <w:u w:val="single"/>
            <w:lang w:eastAsia="en-AU"/>
          </w:rPr>
          <w:t>early onset diabetes</w:t>
        </w:r>
      </w:hyperlink>
      <w:r w:rsidRPr="00571967">
        <w:rPr>
          <w:rFonts w:ascii="Times New Roman" w:eastAsia="Times New Roman" w:hAnsi="Times New Roman" w:cs="Times New Roman"/>
          <w:sz w:val="24"/>
          <w:szCs w:val="24"/>
          <w:lang w:eastAsia="en-AU"/>
        </w:rPr>
        <w:t xml:space="preserve"> or for tissue rejection following bone marrow transplantation.</w:t>
      </w:r>
    </w:p>
    <w:p w14:paraId="66599261" w14:textId="77777777" w:rsidR="006360CD" w:rsidRDefault="006360CD">
      <w:pPr>
        <w:rPr>
          <w:rFonts w:ascii="Times New Roman" w:eastAsia="Times New Roman" w:hAnsi="Times New Roman" w:cs="Times New Roman"/>
          <w:b/>
          <w:bCs/>
          <w:sz w:val="36"/>
          <w:szCs w:val="36"/>
          <w:lang w:eastAsia="en-AU"/>
        </w:rPr>
      </w:pPr>
      <w:r>
        <w:rPr>
          <w:rFonts w:ascii="Times New Roman" w:eastAsia="Times New Roman" w:hAnsi="Times New Roman" w:cs="Times New Roman"/>
          <w:b/>
          <w:bCs/>
          <w:sz w:val="36"/>
          <w:szCs w:val="36"/>
          <w:lang w:eastAsia="en-AU"/>
        </w:rPr>
        <w:br w:type="page"/>
      </w:r>
    </w:p>
    <w:p w14:paraId="155182E2"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lastRenderedPageBreak/>
        <w:t>A giant microscope?</w:t>
      </w:r>
    </w:p>
    <w:p w14:paraId="7316E44D"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Other researchers see the facility as akin to a giant microscope that uses infrared light or X-rays to map the micro- or even nanoscale distribution of metals in mineral ores, or the location of proteins and fats in animal cells.</w:t>
      </w:r>
    </w:p>
    <w:p w14:paraId="504153C2"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But, unlike a conventional light microscope, the Synchrotron can also identify the specific chemical form of the metals or other components under investigation – at each location on the map.</w:t>
      </w:r>
    </w:p>
    <w:p w14:paraId="753727FE"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This is crucial information for those seeking to improve mineral prospecting or processing methods, or to understand the very early stage progression of diseases such as </w:t>
      </w:r>
      <w:hyperlink r:id="rId63" w:history="1">
        <w:r w:rsidRPr="00571967">
          <w:rPr>
            <w:rFonts w:ascii="Times New Roman" w:eastAsia="Times New Roman" w:hAnsi="Times New Roman" w:cs="Times New Roman"/>
            <w:color w:val="0000FF"/>
            <w:sz w:val="24"/>
            <w:szCs w:val="24"/>
            <w:u w:val="single"/>
            <w:lang w:eastAsia="en-AU"/>
          </w:rPr>
          <w:t>multiple sclerosis</w:t>
        </w:r>
      </w:hyperlink>
      <w:r w:rsidRPr="00571967">
        <w:rPr>
          <w:rFonts w:ascii="Times New Roman" w:eastAsia="Times New Roman" w:hAnsi="Times New Roman" w:cs="Times New Roman"/>
          <w:sz w:val="24"/>
          <w:szCs w:val="24"/>
          <w:lang w:eastAsia="en-AU"/>
        </w:rPr>
        <w:t xml:space="preserve"> or </w:t>
      </w:r>
      <w:hyperlink r:id="rId64" w:history="1">
        <w:r w:rsidRPr="00571967">
          <w:rPr>
            <w:rFonts w:ascii="Times New Roman" w:eastAsia="Times New Roman" w:hAnsi="Times New Roman" w:cs="Times New Roman"/>
            <w:color w:val="0000FF"/>
            <w:sz w:val="24"/>
            <w:szCs w:val="24"/>
            <w:u w:val="single"/>
            <w:lang w:eastAsia="en-AU"/>
          </w:rPr>
          <w:t>Parkinson’s</w:t>
        </w:r>
      </w:hyperlink>
      <w:r w:rsidRPr="00571967">
        <w:rPr>
          <w:rFonts w:ascii="Times New Roman" w:eastAsia="Times New Roman" w:hAnsi="Times New Roman" w:cs="Times New Roman"/>
          <w:sz w:val="24"/>
          <w:szCs w:val="24"/>
          <w:lang w:eastAsia="en-AU"/>
        </w:rPr>
        <w:t>.</w:t>
      </w:r>
    </w:p>
    <w:p w14:paraId="6006386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Heavyweight (</w:t>
      </w:r>
      <w:hyperlink r:id="rId65" w:history="1">
        <w:r w:rsidRPr="00571967">
          <w:rPr>
            <w:rFonts w:ascii="Times New Roman" w:eastAsia="Times New Roman" w:hAnsi="Times New Roman" w:cs="Times New Roman"/>
            <w:color w:val="0000FF"/>
            <w:sz w:val="24"/>
            <w:szCs w:val="24"/>
            <w:u w:val="single"/>
            <w:lang w:eastAsia="en-AU"/>
          </w:rPr>
          <w:t>teraflop</w:t>
        </w:r>
      </w:hyperlink>
      <w:r w:rsidRPr="00571967">
        <w:rPr>
          <w:rFonts w:ascii="Times New Roman" w:eastAsia="Times New Roman" w:hAnsi="Times New Roman" w:cs="Times New Roman"/>
          <w:sz w:val="24"/>
          <w:szCs w:val="24"/>
          <w:lang w:eastAsia="en-AU"/>
        </w:rPr>
        <w:t xml:space="preserve">) computing power means that two-dimensional X-ray maps can also be transformed into three dimensions, much like a CT or </w:t>
      </w:r>
      <w:hyperlink r:id="rId66" w:history="1">
        <w:r w:rsidRPr="00571967">
          <w:rPr>
            <w:rFonts w:ascii="Times New Roman" w:eastAsia="Times New Roman" w:hAnsi="Times New Roman" w:cs="Times New Roman"/>
            <w:color w:val="0000FF"/>
            <w:sz w:val="24"/>
            <w:szCs w:val="24"/>
            <w:u w:val="single"/>
            <w:lang w:eastAsia="en-AU"/>
          </w:rPr>
          <w:t>CAT scan</w:t>
        </w:r>
      </w:hyperlink>
      <w:r w:rsidRPr="00571967">
        <w:rPr>
          <w:rFonts w:ascii="Times New Roman" w:eastAsia="Times New Roman" w:hAnsi="Times New Roman" w:cs="Times New Roman"/>
          <w:sz w:val="24"/>
          <w:szCs w:val="24"/>
          <w:lang w:eastAsia="en-AU"/>
        </w:rPr>
        <w:t>. The largely non-destructive nature of synchrotron techniques also makes them eminently suitable for examining precious cultural artefacts, artworks and documents, and for forensic investigations – particularly in instances where samples are only available in minute quantities.</w:t>
      </w:r>
    </w:p>
    <w:p w14:paraId="69AEAE71"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t>Going with the grain</w:t>
      </w:r>
    </w:p>
    <w:p w14:paraId="6D671BE2"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Rice, barley and other cereal grains are important energy sources for many millions of people around the world. Unfortunately, diets that rely too heavily on these relatively poor sources of nutrition are often low in important micronutrients such as iron.</w:t>
      </w:r>
    </w:p>
    <w:p w14:paraId="27A5B074" w14:textId="77777777" w:rsidR="006C07DC"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Researchers from the University of South Australia, the Australian Centre for Functional Plant Genomics and the University of Melbourne are using synchrotron mapping techniques to investigate various strategies to improve the levels of iron, zinc and other important micronutrients in these staple food grains. Their findings, it is hoped, will aid the development of better processing methods and breeding programs.</w:t>
      </w:r>
    </w:p>
    <w:p w14:paraId="1A6F15A7" w14:textId="77777777" w:rsidR="006C07DC" w:rsidRDefault="006C07DC" w:rsidP="006C07DC">
      <w:pPr>
        <w:spacing w:after="0"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color w:val="0000FF"/>
          <w:sz w:val="24"/>
          <w:szCs w:val="24"/>
          <w:lang w:eastAsia="en-AU"/>
        </w:rPr>
        <w:drawing>
          <wp:inline distT="0" distB="0" distL="0" distR="0" wp14:anchorId="39AD2EE6" wp14:editId="43ECF3EA">
            <wp:extent cx="3271054" cy="1219200"/>
            <wp:effectExtent l="0" t="0" r="5715" b="0"/>
            <wp:docPr id="20" name="Picture 20" descr="https://62e528761d0685343e1c-f3d1b99a743ffa4142d9d7f1978d9686.ssl.cf2.rackcdn.com/files/8836/width754/dr7zz9bb-1332302495.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62e528761d0685343e1c-f3d1b99a743ffa4142d9d7f1978d9686.ssl.cf2.rackcdn.com/files/8836/width754/dr7zz9bb-1332302495.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8497" cy="1221974"/>
                    </a:xfrm>
                    <a:prstGeom prst="rect">
                      <a:avLst/>
                    </a:prstGeom>
                    <a:noFill/>
                    <a:ln>
                      <a:noFill/>
                    </a:ln>
                  </pic:spPr>
                </pic:pic>
              </a:graphicData>
            </a:graphic>
          </wp:inline>
        </w:drawing>
      </w:r>
      <w:r>
        <w:rPr>
          <w:rFonts w:ascii="Times New Roman" w:eastAsia="Times New Roman" w:hAnsi="Times New Roman" w:cs="Times New Roman"/>
          <w:sz w:val="24"/>
          <w:szCs w:val="24"/>
          <w:lang w:eastAsia="en-AU"/>
        </w:rPr>
        <w:t xml:space="preserve"> </w:t>
      </w:r>
      <w:r w:rsidRPr="00571967">
        <w:rPr>
          <w:rFonts w:ascii="Times New Roman" w:eastAsia="Times New Roman" w:hAnsi="Times New Roman" w:cs="Times New Roman"/>
          <w:noProof/>
          <w:color w:val="0000FF"/>
          <w:sz w:val="24"/>
          <w:szCs w:val="24"/>
          <w:lang w:eastAsia="en-AU"/>
        </w:rPr>
        <w:drawing>
          <wp:inline distT="0" distB="0" distL="0" distR="0" wp14:anchorId="745620FC" wp14:editId="273C609B">
            <wp:extent cx="3240428" cy="1217523"/>
            <wp:effectExtent l="0" t="0" r="0" b="1905"/>
            <wp:docPr id="21" name="Picture 21" descr="https://62e528761d0685343e1c-f3d1b99a743ffa4142d9d7f1978d9686.ssl.cf2.rackcdn.com/files/8837/width754/hrn547qh-1332302557.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62e528761d0685343e1c-f3d1b99a743ffa4142d9d7f1978d9686.ssl.cf2.rackcdn.com/files/8837/width754/hrn547qh-1332302557.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7124" cy="1220039"/>
                    </a:xfrm>
                    <a:prstGeom prst="rect">
                      <a:avLst/>
                    </a:prstGeom>
                    <a:noFill/>
                    <a:ln>
                      <a:noFill/>
                    </a:ln>
                  </pic:spPr>
                </pic:pic>
              </a:graphicData>
            </a:graphic>
          </wp:inline>
        </w:drawing>
      </w:r>
    </w:p>
    <w:p w14:paraId="329E7465" w14:textId="77777777" w:rsidR="006C07DC" w:rsidRPr="00571967" w:rsidRDefault="006C07DC" w:rsidP="006C07DC">
      <w:pPr>
        <w:spacing w:after="0" w:line="240" w:lineRule="auto"/>
        <w:rPr>
          <w:rFonts w:ascii="Times New Roman" w:eastAsia="Times New Roman" w:hAnsi="Times New Roman" w:cs="Times New Roman"/>
          <w:sz w:val="24"/>
          <w:szCs w:val="24"/>
          <w:lang w:eastAsia="en-AU"/>
        </w:rPr>
      </w:pPr>
    </w:p>
    <w:p w14:paraId="03E42089" w14:textId="77777777" w:rsidR="006C07DC" w:rsidRDefault="006C07DC" w:rsidP="006C07DC">
      <w:pPr>
        <w:spacing w:after="0" w:line="240" w:lineRule="auto"/>
        <w:rPr>
          <w:rFonts w:ascii="Times New Roman" w:eastAsia="Times New Roman" w:hAnsi="Times New Roman" w:cs="Times New Roman"/>
          <w:sz w:val="24"/>
          <w:szCs w:val="24"/>
          <w:lang w:eastAsia="en-AU"/>
        </w:rPr>
      </w:pPr>
    </w:p>
    <w:p w14:paraId="61C0D314"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Top to bottom: tri-colour maps of: iron (red), copper (green) and zinc (blue); and potassium (red), calcium (green) and manganese (blue) distribution in a barley grain. Both images: Enzo Lombi </w:t>
      </w:r>
    </w:p>
    <w:p w14:paraId="3D6E7FA8"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Looking to the future, it’s possible to draw on the experience of </w:t>
      </w:r>
      <w:hyperlink r:id="rId71" w:history="1">
        <w:r w:rsidRPr="00571967">
          <w:rPr>
            <w:rFonts w:ascii="Times New Roman" w:eastAsia="Times New Roman" w:hAnsi="Times New Roman" w:cs="Times New Roman"/>
            <w:color w:val="0000FF"/>
            <w:sz w:val="24"/>
            <w:szCs w:val="24"/>
            <w:u w:val="single"/>
            <w:lang w:eastAsia="en-AU"/>
          </w:rPr>
          <w:t>other synchrotron facilities</w:t>
        </w:r>
      </w:hyperlink>
      <w:r w:rsidRPr="00571967">
        <w:rPr>
          <w:rFonts w:ascii="Times New Roman" w:eastAsia="Times New Roman" w:hAnsi="Times New Roman" w:cs="Times New Roman"/>
          <w:sz w:val="24"/>
          <w:szCs w:val="24"/>
          <w:lang w:eastAsia="en-AU"/>
        </w:rPr>
        <w:t xml:space="preserve"> around the world and predict that the scale of impact and productivity of the Australian Synchrotron will grow. But this will only occur if two things happen:</w:t>
      </w:r>
    </w:p>
    <w:p w14:paraId="53241E41"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1) The current operating capability of the facility is maintained. It was built by the Victorian Government, which invested A$157 million in the project. The Australian and New Zealand governments as well as universities and major research institutions such as ANSTO and CSIRO provided additional financial support worth A$50 million in total.</w:t>
      </w:r>
    </w:p>
    <w:p w14:paraId="2BA995BB"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Currently, the Victorian and Australian Governments contribute equally to the operating costs.</w:t>
      </w:r>
    </w:p>
    <w:p w14:paraId="23E1F2EA"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lastRenderedPageBreak/>
        <w:t>2) The facility continues to operate at the cutting edge of synchrotron technology. The Synchrotron is very productive precisely because it operates at a level that allows the best techniques to be effectively deployed.</w:t>
      </w:r>
    </w:p>
    <w:p w14:paraId="2E30B58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It is the ability to operate at this level, combined with the development of new and improved capabilities, that will enable the Australian synchrotron science community to achieve its full potential.</w:t>
      </w:r>
    </w:p>
    <w:p w14:paraId="1DB0D091"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Synchrotron is a powerhouse of Australian research. Keeping it at or above world standards is not just desirable – it’s essential.</w:t>
      </w:r>
    </w:p>
    <w:p w14:paraId="233DF9F5" w14:textId="77777777" w:rsidR="006C07DC" w:rsidRPr="003F6A6F" w:rsidRDefault="006C07DC" w:rsidP="006C07DC">
      <w:pPr>
        <w:spacing w:after="0" w:line="240" w:lineRule="auto"/>
        <w:outlineLvl w:val="0"/>
        <w:rPr>
          <w:rFonts w:ascii="Times New Roman" w:eastAsia="Times New Roman" w:hAnsi="Times New Roman" w:cs="Times New Roman"/>
          <w:b/>
          <w:bCs/>
          <w:kern w:val="36"/>
          <w:sz w:val="46"/>
          <w:szCs w:val="48"/>
          <w:lang w:eastAsia="en-AU"/>
        </w:rPr>
      </w:pPr>
      <w:r w:rsidRPr="003F6A6F">
        <w:rPr>
          <w:rFonts w:ascii="Times New Roman" w:eastAsia="Times New Roman" w:hAnsi="Times New Roman" w:cs="Times New Roman"/>
          <w:b/>
          <w:bCs/>
          <w:kern w:val="36"/>
          <w:sz w:val="46"/>
          <w:szCs w:val="48"/>
          <w:lang w:eastAsia="en-AU"/>
        </w:rPr>
        <w:t>ARTICLE 6</w:t>
      </w:r>
    </w:p>
    <w:p w14:paraId="1BAAF716" w14:textId="77777777" w:rsidR="006C07DC" w:rsidRDefault="006C07DC" w:rsidP="006C07DC">
      <w:pPr>
        <w:shd w:val="clear" w:color="auto" w:fill="FFFFFF"/>
        <w:spacing w:before="180" w:after="180" w:line="360" w:lineRule="atLeast"/>
        <w:outlineLvl w:val="1"/>
        <w:rPr>
          <w:rFonts w:ascii="Arial" w:eastAsia="Times New Roman" w:hAnsi="Arial" w:cs="Arial"/>
          <w:b/>
          <w:bCs/>
          <w:color w:val="333333"/>
          <w:sz w:val="33"/>
          <w:szCs w:val="33"/>
          <w:lang w:eastAsia="en-AU"/>
        </w:rPr>
      </w:pPr>
      <w:r w:rsidRPr="00C61B5C">
        <w:rPr>
          <w:rFonts w:ascii="Arial" w:eastAsia="Times New Roman" w:hAnsi="Arial" w:cs="Arial"/>
          <w:b/>
          <w:bCs/>
          <w:color w:val="333333"/>
          <w:sz w:val="33"/>
          <w:szCs w:val="33"/>
          <w:lang w:eastAsia="en-AU"/>
        </w:rPr>
        <w:t>How does the Australian Synchrotron work?</w:t>
      </w:r>
    </w:p>
    <w:p w14:paraId="08D5BA9F" w14:textId="508A86EB" w:rsidR="006C07DC" w:rsidRPr="00C61B5C" w:rsidRDefault="006C07DC" w:rsidP="006C07DC">
      <w:pPr>
        <w:shd w:val="clear" w:color="auto" w:fill="FFFFFF"/>
        <w:spacing w:before="180" w:after="180" w:line="360" w:lineRule="atLeast"/>
        <w:outlineLvl w:val="1"/>
        <w:rPr>
          <w:rFonts w:ascii="Arial" w:eastAsia="Times New Roman" w:hAnsi="Arial" w:cs="Arial"/>
          <w:bCs/>
          <w:i/>
          <w:color w:val="333333"/>
          <w:sz w:val="27"/>
          <w:szCs w:val="33"/>
          <w:lang w:eastAsia="en-AU"/>
        </w:rPr>
      </w:pPr>
      <w:r w:rsidRPr="00C61B5C">
        <w:rPr>
          <w:rFonts w:ascii="Arial" w:eastAsia="Times New Roman" w:hAnsi="Arial" w:cs="Arial"/>
          <w:bCs/>
          <w:i/>
          <w:color w:val="333333"/>
          <w:sz w:val="27"/>
          <w:szCs w:val="33"/>
          <w:lang w:eastAsia="en-AU"/>
        </w:rPr>
        <w:t>(</w:t>
      </w:r>
      <w:r w:rsidR="00765FCC" w:rsidRPr="00C61B5C">
        <w:rPr>
          <w:rFonts w:ascii="Arial" w:eastAsia="Times New Roman" w:hAnsi="Arial" w:cs="Arial"/>
          <w:bCs/>
          <w:i/>
          <w:color w:val="333333"/>
          <w:sz w:val="27"/>
          <w:szCs w:val="33"/>
          <w:lang w:eastAsia="en-AU"/>
        </w:rPr>
        <w:t>Article</w:t>
      </w:r>
      <w:r w:rsidRPr="00C61B5C">
        <w:rPr>
          <w:rFonts w:ascii="Arial" w:eastAsia="Times New Roman" w:hAnsi="Arial" w:cs="Arial"/>
          <w:bCs/>
          <w:i/>
          <w:color w:val="333333"/>
          <w:sz w:val="27"/>
          <w:szCs w:val="33"/>
          <w:lang w:eastAsia="en-AU"/>
        </w:rPr>
        <w:t xml:space="preserve"> from http://www.synchrotron.org.au/)</w:t>
      </w:r>
    </w:p>
    <w:p w14:paraId="0A651F03"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The information in this section is intended for people who already have some knowledge of physics. Less-technical information about how synchrotrons work and what they do is available in the 'ABOUT SYNCHROTRONS' section.</w:t>
      </w:r>
    </w:p>
    <w:p w14:paraId="646360DF" w14:textId="77777777" w:rsidR="006C07DC" w:rsidRPr="00C61B5C" w:rsidRDefault="006C07DC" w:rsidP="006C07DC">
      <w:pPr>
        <w:shd w:val="clear" w:color="auto" w:fill="FFFFFF"/>
        <w:spacing w:after="135" w:line="270" w:lineRule="atLeast"/>
        <w:jc w:val="center"/>
        <w:rPr>
          <w:rFonts w:ascii="Helvetica" w:eastAsia="Times New Roman" w:hAnsi="Helvetica" w:cs="Times New Roman"/>
          <w:color w:val="333333"/>
          <w:sz w:val="20"/>
          <w:szCs w:val="20"/>
          <w:lang w:eastAsia="en-AU"/>
        </w:rPr>
      </w:pPr>
      <w:r>
        <w:rPr>
          <w:rFonts w:ascii="Helvetica" w:eastAsia="Times New Roman" w:hAnsi="Helvetica" w:cs="Times New Roman"/>
          <w:noProof/>
          <w:color w:val="333333"/>
          <w:sz w:val="20"/>
          <w:szCs w:val="20"/>
          <w:lang w:eastAsia="en-AU"/>
        </w:rPr>
        <w:drawing>
          <wp:inline distT="0" distB="0" distL="0" distR="0" wp14:anchorId="5252D3ED" wp14:editId="4E991F16">
            <wp:extent cx="4457700" cy="1371600"/>
            <wp:effectExtent l="0" t="0" r="0" b="0"/>
            <wp:docPr id="22" name="Picture 22" descr="http://www.synchrotron.org.au/images/stories/aboutus/Machine-fact-sheet_23Oct08_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ynchrotron.org.au/images/stories/aboutus/Machine-fact-sheet_23Oct08_final-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7700" cy="1371600"/>
                    </a:xfrm>
                    <a:prstGeom prst="rect">
                      <a:avLst/>
                    </a:prstGeom>
                    <a:noFill/>
                    <a:ln>
                      <a:noFill/>
                    </a:ln>
                  </pic:spPr>
                </pic:pic>
              </a:graphicData>
            </a:graphic>
          </wp:inline>
        </w:drawing>
      </w:r>
    </w:p>
    <w:p w14:paraId="53884059" w14:textId="77777777" w:rsidR="006C07DC" w:rsidRPr="00C61B5C" w:rsidRDefault="006C07DC" w:rsidP="006C07DC">
      <w:pPr>
        <w:shd w:val="clear" w:color="auto" w:fill="FFFFFF"/>
        <w:spacing w:after="135" w:line="270" w:lineRule="atLeast"/>
        <w:ind w:firstLine="720"/>
        <w:rPr>
          <w:rFonts w:ascii="Helvetica" w:eastAsia="Times New Roman" w:hAnsi="Helvetica" w:cs="Times New Roman"/>
          <w:color w:val="333333"/>
          <w:sz w:val="20"/>
          <w:szCs w:val="20"/>
          <w:lang w:eastAsia="en-AU"/>
        </w:rPr>
      </w:pPr>
      <w:r>
        <w:rPr>
          <w:rFonts w:ascii="Helvetica" w:eastAsia="Times New Roman" w:hAnsi="Helvetica" w:cs="Times New Roman"/>
          <w:i/>
          <w:iCs/>
          <w:color w:val="333333"/>
          <w:sz w:val="17"/>
          <w:szCs w:val="17"/>
          <w:lang w:eastAsia="en-AU"/>
        </w:rPr>
        <w:t xml:space="preserve">     </w:t>
      </w:r>
      <w:r w:rsidRPr="00C61B5C">
        <w:rPr>
          <w:rFonts w:ascii="Helvetica" w:eastAsia="Times New Roman" w:hAnsi="Helvetica" w:cs="Times New Roman"/>
          <w:i/>
          <w:iCs/>
          <w:color w:val="333333"/>
          <w:sz w:val="17"/>
          <w:szCs w:val="17"/>
          <w:lang w:eastAsia="en-AU"/>
        </w:rPr>
        <w:t>Inside the Australian Synchrotron storage ring, where bunches of electrons travel at close to the speed of light</w:t>
      </w:r>
    </w:p>
    <w:p w14:paraId="2D198168" w14:textId="77777777" w:rsidR="006C07DC" w:rsidRPr="00C61B5C" w:rsidRDefault="006C07DC" w:rsidP="006C07DC">
      <w:pPr>
        <w:shd w:val="clear" w:color="auto" w:fill="FFFFFF"/>
        <w:spacing w:before="180" w:after="180" w:line="360" w:lineRule="atLeast"/>
        <w:jc w:val="center"/>
        <w:outlineLvl w:val="1"/>
        <w:rPr>
          <w:rFonts w:ascii="Arial" w:eastAsia="Times New Roman" w:hAnsi="Arial" w:cs="Arial"/>
          <w:b/>
          <w:bCs/>
          <w:color w:val="333333"/>
          <w:sz w:val="33"/>
          <w:szCs w:val="33"/>
          <w:lang w:eastAsia="en-AU"/>
        </w:rPr>
      </w:pPr>
      <w:r>
        <w:rPr>
          <w:rFonts w:ascii="Arial" w:eastAsia="Times New Roman" w:hAnsi="Arial" w:cs="Arial"/>
          <w:b/>
          <w:bCs/>
          <w:noProof/>
          <w:color w:val="333333"/>
          <w:sz w:val="33"/>
          <w:szCs w:val="33"/>
          <w:lang w:eastAsia="en-AU"/>
        </w:rPr>
        <w:drawing>
          <wp:inline distT="0" distB="0" distL="0" distR="0" wp14:anchorId="634A6FB9" wp14:editId="39ACF927">
            <wp:extent cx="3211286" cy="1873250"/>
            <wp:effectExtent l="0" t="0" r="8255" b="0"/>
            <wp:docPr id="23" name="Picture 23" descr="http://www.synchrotron.org.au/images/stories/aboutus/Machine-fact-sheet_23Oct08_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ynchrotron.org.au/images/stories/aboutus/Machine-fact-sheet_23Oct08_final-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18586" cy="1877508"/>
                    </a:xfrm>
                    <a:prstGeom prst="rect">
                      <a:avLst/>
                    </a:prstGeom>
                    <a:noFill/>
                    <a:ln>
                      <a:noFill/>
                    </a:ln>
                  </pic:spPr>
                </pic:pic>
              </a:graphicData>
            </a:graphic>
          </wp:inline>
        </w:drawing>
      </w:r>
    </w:p>
    <w:p w14:paraId="46863BE9" w14:textId="1A85C37F"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1. Electrons are produced at the electron gun by thermionic emission from a </w:t>
      </w:r>
      <w:r>
        <w:rPr>
          <w:rFonts w:ascii="Helvetica" w:eastAsia="Times New Roman" w:hAnsi="Helvetica" w:cs="Times New Roman"/>
          <w:color w:val="333333"/>
          <w:sz w:val="20"/>
          <w:szCs w:val="20"/>
          <w:lang w:eastAsia="en-AU"/>
        </w:rPr>
        <w:t>heated tungsten matrix cathode</w:t>
      </w:r>
      <w:r w:rsidRPr="00C61B5C">
        <w:rPr>
          <w:rFonts w:ascii="Helvetica" w:eastAsia="Times New Roman" w:hAnsi="Helvetica" w:cs="Times New Roman"/>
          <w:color w:val="333333"/>
          <w:sz w:val="20"/>
          <w:szCs w:val="20"/>
          <w:lang w:eastAsia="en-AU"/>
        </w:rPr>
        <w:t xml:space="preserve">. The emitted electrons are then accelerated to an energy of 90 keV (kilo electron volts) by a </w:t>
      </w:r>
      <w:r w:rsidR="00765FCC" w:rsidRPr="00C61B5C">
        <w:rPr>
          <w:rFonts w:ascii="Helvetica" w:eastAsia="Times New Roman" w:hAnsi="Helvetica" w:cs="Times New Roman"/>
          <w:color w:val="333333"/>
          <w:sz w:val="20"/>
          <w:szCs w:val="20"/>
          <w:lang w:eastAsia="en-AU"/>
        </w:rPr>
        <w:t>90-kilovolt</w:t>
      </w:r>
      <w:r w:rsidRPr="00C61B5C">
        <w:rPr>
          <w:rFonts w:ascii="Helvetica" w:eastAsia="Times New Roman" w:hAnsi="Helvetica" w:cs="Times New Roman"/>
          <w:color w:val="333333"/>
          <w:sz w:val="20"/>
          <w:szCs w:val="20"/>
          <w:lang w:eastAsia="en-AU"/>
        </w:rPr>
        <w:t xml:space="preserve"> potential difference applied across the gun, and move into the linear accelerator.</w:t>
      </w:r>
    </w:p>
    <w:p w14:paraId="26B53E46" w14:textId="77777777" w:rsidR="006C07D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2. The linear accelerator (or linac) accelerates the electron beam to an energy of 100 MeV (mega electron volts) over a distance of about 10 metres. </w:t>
      </w:r>
    </w:p>
    <w:p w14:paraId="1222DB19" w14:textId="405E352F"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3. The booster is an electron synchrotron 130 metres in circumference that takes the 100 MeV beam from the linac and increases its energy to 3 GeV (giga electron volts). The booster ring contains 60 combined function (steering and focussing) electromagnets to keep the electrons inside the </w:t>
      </w:r>
      <w:r w:rsidR="00765FCC" w:rsidRPr="00C61B5C">
        <w:rPr>
          <w:rFonts w:ascii="Helvetica" w:eastAsia="Times New Roman" w:hAnsi="Helvetica" w:cs="Times New Roman"/>
          <w:color w:val="333333"/>
          <w:sz w:val="20"/>
          <w:szCs w:val="20"/>
          <w:lang w:eastAsia="en-AU"/>
        </w:rPr>
        <w:t>stainless-steel</w:t>
      </w:r>
      <w:r w:rsidRPr="00C61B5C">
        <w:rPr>
          <w:rFonts w:ascii="Helvetica" w:eastAsia="Times New Roman" w:hAnsi="Helvetica" w:cs="Times New Roman"/>
          <w:color w:val="333333"/>
          <w:sz w:val="20"/>
          <w:szCs w:val="20"/>
          <w:lang w:eastAsia="en-AU"/>
        </w:rPr>
        <w:t xml:space="preserve"> vacuum chamber and a single 5-cell RF cavity (operating at 500 MHz) to supply energy for acceleration. The beam is accelerated by a simultaneous ramping of magnet strength and cavity fields. Each ramping cycle takes approximately one second for a complete ramp up and down. An electron spends about half a second in the booster ring and completes over one million laps.</w:t>
      </w:r>
    </w:p>
    <w:p w14:paraId="5E3C157D" w14:textId="085D080B" w:rsidR="006C07D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4. The storage ring is the final destination for the accelerated electrons. It can hold 200 mA of stored current with a beam lifetime of over 20 hours. The storage ring is 216 metres in circumference and consists of 14 nearly identical </w:t>
      </w:r>
      <w:r w:rsidRPr="00C61B5C">
        <w:rPr>
          <w:rFonts w:ascii="Helvetica" w:eastAsia="Times New Roman" w:hAnsi="Helvetica" w:cs="Times New Roman"/>
          <w:color w:val="333333"/>
          <w:sz w:val="20"/>
          <w:szCs w:val="20"/>
          <w:lang w:eastAsia="en-AU"/>
        </w:rPr>
        <w:lastRenderedPageBreak/>
        <w:t xml:space="preserve">sectors. Each sector consists of a 4.4 metre straight section and an </w:t>
      </w:r>
      <w:r w:rsidR="00765FCC" w:rsidRPr="00C61B5C">
        <w:rPr>
          <w:rFonts w:ascii="Helvetica" w:eastAsia="Times New Roman" w:hAnsi="Helvetica" w:cs="Times New Roman"/>
          <w:color w:val="333333"/>
          <w:sz w:val="20"/>
          <w:szCs w:val="20"/>
          <w:lang w:eastAsia="en-AU"/>
        </w:rPr>
        <w:t>11-metre</w:t>
      </w:r>
      <w:r w:rsidRPr="00C61B5C">
        <w:rPr>
          <w:rFonts w:ascii="Helvetica" w:eastAsia="Times New Roman" w:hAnsi="Helvetica" w:cs="Times New Roman"/>
          <w:color w:val="333333"/>
          <w:sz w:val="20"/>
          <w:szCs w:val="20"/>
          <w:lang w:eastAsia="en-AU"/>
        </w:rPr>
        <w:t xml:space="preserve"> arc. Every arc contains two dipole ‘bending’ magnets where synchrotron light will be produced. Most of the straight sections have room for an ‘insertion device’. </w:t>
      </w:r>
    </w:p>
    <w:p w14:paraId="42113A3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5. Individual beamlines are positioned to capture the synchrotron light given off by the storage ring. </w:t>
      </w:r>
      <w:r w:rsidRPr="00C61B5C">
        <w:rPr>
          <w:rFonts w:ascii="Helvetica" w:eastAsia="Times New Roman" w:hAnsi="Helvetica" w:cs="Times New Roman"/>
          <w:color w:val="333333"/>
          <w:sz w:val="20"/>
          <w:szCs w:val="20"/>
          <w:lang w:eastAsia="en-AU"/>
        </w:rPr>
        <w:br/>
        <w:t>The first section of every beamline is the photon delivery system (also called the ‘beamline optics’). It incorporates filters, monochromators, mirrors, attenuators and other devices to focus and select appropriate wavelengths for particular research techniques.</w:t>
      </w:r>
    </w:p>
    <w:p w14:paraId="29F36012"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6. Experiments employing synchrotron light are conducted in customised facilities called end-stations. Most of the end-stations are housed inside radiation shielding enclosures called ‘hutches’ to protect staff and visitors from potentially harmful x-rays. Each beamline utilises the synchrotron light to gather data in the form of images, chemical spectra, and/or scattered light. Because research scientists cannot enter the hutches during data collection, much of the equipment is controlled remotely via motors and robotic devices.</w:t>
      </w:r>
    </w:p>
    <w:p w14:paraId="78B95153" w14:textId="77777777" w:rsidR="006C07DC" w:rsidRPr="00C61B5C" w:rsidRDefault="006C07DC" w:rsidP="006C07DC">
      <w:pPr>
        <w:shd w:val="clear" w:color="auto" w:fill="FFFFFF"/>
        <w:spacing w:before="180" w:after="180" w:line="360" w:lineRule="atLeast"/>
        <w:outlineLvl w:val="1"/>
        <w:rPr>
          <w:rFonts w:ascii="Arial" w:eastAsia="Times New Roman" w:hAnsi="Arial" w:cs="Arial"/>
          <w:b/>
          <w:bCs/>
          <w:color w:val="333333"/>
          <w:sz w:val="33"/>
          <w:szCs w:val="33"/>
          <w:lang w:eastAsia="en-AU"/>
        </w:rPr>
      </w:pPr>
      <w:r w:rsidRPr="00C61B5C">
        <w:rPr>
          <w:rFonts w:ascii="Arial" w:eastAsia="Times New Roman" w:hAnsi="Arial" w:cs="Arial"/>
          <w:b/>
          <w:bCs/>
          <w:color w:val="333333"/>
          <w:sz w:val="33"/>
          <w:szCs w:val="33"/>
          <w:lang w:eastAsia="en-AU"/>
        </w:rPr>
        <w:t>Features</w:t>
      </w:r>
    </w:p>
    <w:p w14:paraId="7871E59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Pr>
          <w:rFonts w:ascii="Arial" w:eastAsia="Times New Roman" w:hAnsi="Arial" w:cs="Arial"/>
          <w:noProof/>
          <w:color w:val="333333"/>
          <w:sz w:val="33"/>
          <w:szCs w:val="33"/>
          <w:lang w:eastAsia="en-AU"/>
        </w:rPr>
        <w:drawing>
          <wp:anchor distT="0" distB="0" distL="0" distR="0" simplePos="0" relativeHeight="251667456" behindDoc="0" locked="0" layoutInCell="1" allowOverlap="0" wp14:anchorId="3BDF2B0E" wp14:editId="7B838269">
            <wp:simplePos x="0" y="0"/>
            <wp:positionH relativeFrom="column">
              <wp:align>right</wp:align>
            </wp:positionH>
            <wp:positionV relativeFrom="line">
              <wp:posOffset>0</wp:posOffset>
            </wp:positionV>
            <wp:extent cx="2257425" cy="1590675"/>
            <wp:effectExtent l="0" t="0" r="9525" b="9525"/>
            <wp:wrapSquare wrapText="bothSides"/>
            <wp:docPr id="24" name="Picture 24" descr="http://www.synchrotron.org.au/images/stories/aboutus/Machine-fact-sheet_23Oct08_f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ynchrotron.org.au/images/stories/aboutus/Machine-fact-sheet_23Oct08_final-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742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1B5C">
        <w:rPr>
          <w:rFonts w:ascii="Helvetica" w:eastAsia="Times New Roman" w:hAnsi="Helvetica" w:cs="Times New Roman"/>
          <w:color w:val="333333"/>
          <w:sz w:val="20"/>
          <w:szCs w:val="20"/>
          <w:lang w:eastAsia="en-AU"/>
        </w:rPr>
        <w:t>The Australian Synchrotron is an advanced third-generation design. The magnet arrangement in the storage ring has been carefully designed to produce a high quality, low emittance, stable electron beam – and generate synchrotron light of high brilliance.</w:t>
      </w:r>
    </w:p>
    <w:p w14:paraId="4481EF94"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Light from bending magnets, multipole wigglers and undulators enables a wide range of advanced experiments or measurements to be carried out. Each of the 28 dipole magnets is a source of synchrotron light and most straight sections can host an insertion device – giving the possibility of </w:t>
      </w:r>
      <w:r>
        <w:rPr>
          <w:rFonts w:ascii="Helvetica" w:eastAsia="Times New Roman" w:hAnsi="Helvetica" w:cs="Times New Roman"/>
          <w:color w:val="333333"/>
          <w:sz w:val="20"/>
          <w:szCs w:val="20"/>
          <w:lang w:eastAsia="en-AU"/>
        </w:rPr>
        <w:t xml:space="preserve">over </w:t>
      </w:r>
      <w:r w:rsidRPr="00C61B5C">
        <w:rPr>
          <w:rFonts w:ascii="Helvetica" w:eastAsia="Times New Roman" w:hAnsi="Helvetica" w:cs="Times New Roman"/>
          <w:color w:val="333333"/>
          <w:sz w:val="20"/>
          <w:szCs w:val="20"/>
          <w:lang w:eastAsia="en-AU"/>
        </w:rPr>
        <w:t>30 beamlines at the Australian Synchrotron.</w:t>
      </w:r>
    </w:p>
    <w:p w14:paraId="47D0E83E"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In addition to the two dipole bending magnets in each sector, there are </w:t>
      </w:r>
      <w:r w:rsidR="00711C4A">
        <w:rPr>
          <w:rFonts w:ascii="Helvetica" w:eastAsia="Times New Roman" w:hAnsi="Helvetica" w:cs="Times New Roman"/>
          <w:color w:val="333333"/>
          <w:sz w:val="20"/>
          <w:szCs w:val="20"/>
          <w:lang w:eastAsia="en-AU"/>
        </w:rPr>
        <w:t xml:space="preserve">dozens of </w:t>
      </w:r>
      <w:r w:rsidRPr="00C61B5C">
        <w:rPr>
          <w:rFonts w:ascii="Helvetica" w:eastAsia="Times New Roman" w:hAnsi="Helvetica" w:cs="Times New Roman"/>
          <w:color w:val="333333"/>
          <w:sz w:val="20"/>
          <w:szCs w:val="20"/>
          <w:lang w:eastAsia="en-AU"/>
        </w:rPr>
        <w:t xml:space="preserve">quadrupole and sextupole magnets, in the storage ring. </w:t>
      </w:r>
      <w:r w:rsidR="00711C4A">
        <w:rPr>
          <w:rFonts w:ascii="Helvetica" w:eastAsia="Times New Roman" w:hAnsi="Helvetica" w:cs="Times New Roman"/>
          <w:color w:val="333333"/>
          <w:sz w:val="20"/>
          <w:szCs w:val="20"/>
          <w:lang w:eastAsia="en-AU"/>
        </w:rPr>
        <w:t xml:space="preserve">These serve mainly to keep the </w:t>
      </w:r>
      <w:r w:rsidRPr="00C61B5C">
        <w:rPr>
          <w:rFonts w:ascii="Helvetica" w:eastAsia="Times New Roman" w:hAnsi="Helvetica" w:cs="Times New Roman"/>
          <w:color w:val="333333"/>
          <w:sz w:val="20"/>
          <w:szCs w:val="20"/>
          <w:lang w:eastAsia="en-AU"/>
        </w:rPr>
        <w:t xml:space="preserve">electron beam focused. An array of 98 beam monitors around the ring allows for extremely accurate measurements of the beam position. The electron beam is focussed, on average, to a path </w:t>
      </w:r>
      <w:r w:rsidR="00711C4A">
        <w:rPr>
          <w:rFonts w:ascii="Helvetica" w:eastAsia="Times New Roman" w:hAnsi="Helvetica" w:cs="Times New Roman"/>
          <w:color w:val="333333"/>
          <w:sz w:val="20"/>
          <w:szCs w:val="20"/>
          <w:lang w:eastAsia="en-AU"/>
        </w:rPr>
        <w:t xml:space="preserve">of just </w:t>
      </w:r>
      <w:r w:rsidRPr="00C61B5C">
        <w:rPr>
          <w:rFonts w:ascii="Helvetica" w:eastAsia="Times New Roman" w:hAnsi="Helvetica" w:cs="Times New Roman"/>
          <w:color w:val="333333"/>
          <w:sz w:val="20"/>
          <w:szCs w:val="20"/>
          <w:lang w:eastAsia="en-AU"/>
        </w:rPr>
        <w:t>60 micrometres wide</w:t>
      </w:r>
      <w:r>
        <w:rPr>
          <w:rFonts w:ascii="Helvetica" w:eastAsia="Times New Roman" w:hAnsi="Helvetica" w:cs="Times New Roman"/>
          <w:color w:val="333333"/>
          <w:sz w:val="20"/>
          <w:szCs w:val="20"/>
          <w:lang w:eastAsia="en-AU"/>
        </w:rPr>
        <w:t>.</w:t>
      </w:r>
    </w:p>
    <w:p w14:paraId="346A6672"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An electron energy of 3 GeV was chosen for the Australian Synchrotron storage ring to allow for the production of light at frequencies that encompass a wide range of the electromagnetic spectrum, from far infra-red to hard x-rays.</w:t>
      </w:r>
    </w:p>
    <w:p w14:paraId="70E8E7AC"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During its time in the storage ring, the electron beam will gradually decay away as individual electrons scatter off residual gas molecules and each other. To minimise these losses, the beam circulates inside a stainless steel, ultra-high vacuum chamber, at </w:t>
      </w:r>
      <w:r w:rsidR="00D526CE">
        <w:rPr>
          <w:rFonts w:ascii="Helvetica" w:eastAsia="Times New Roman" w:hAnsi="Helvetica" w:cs="Times New Roman"/>
          <w:color w:val="333333"/>
          <w:sz w:val="20"/>
          <w:szCs w:val="20"/>
          <w:lang w:eastAsia="en-AU"/>
        </w:rPr>
        <w:t xml:space="preserve">a pressure of </w:t>
      </w:r>
      <w:r w:rsidRPr="00C61B5C">
        <w:rPr>
          <w:rFonts w:ascii="Helvetica" w:eastAsia="Times New Roman" w:hAnsi="Helvetica" w:cs="Times New Roman"/>
          <w:color w:val="333333"/>
          <w:sz w:val="20"/>
          <w:szCs w:val="20"/>
          <w:lang w:eastAsia="en-AU"/>
        </w:rPr>
        <w:t>around 10</w:t>
      </w:r>
      <w:r w:rsidRPr="006C07DC">
        <w:rPr>
          <w:rFonts w:ascii="Helvetica" w:eastAsia="Times New Roman" w:hAnsi="Helvetica" w:cs="Times New Roman"/>
          <w:color w:val="333333"/>
          <w:sz w:val="20"/>
          <w:szCs w:val="20"/>
          <w:vertAlign w:val="superscript"/>
          <w:lang w:eastAsia="en-AU"/>
        </w:rPr>
        <w:t>-10</w:t>
      </w:r>
      <w:r w:rsidRPr="00C61B5C">
        <w:rPr>
          <w:rFonts w:ascii="Helvetica" w:eastAsia="Times New Roman" w:hAnsi="Helvetica" w:cs="Times New Roman"/>
          <w:color w:val="333333"/>
          <w:sz w:val="20"/>
          <w:szCs w:val="20"/>
          <w:lang w:eastAsia="en-AU"/>
        </w:rPr>
        <w:t xml:space="preserve"> </w:t>
      </w:r>
      <w:r w:rsidR="00D526CE">
        <w:rPr>
          <w:rFonts w:ascii="Helvetica" w:eastAsia="Times New Roman" w:hAnsi="Helvetica" w:cs="Times New Roman"/>
          <w:color w:val="333333"/>
          <w:sz w:val="20"/>
          <w:szCs w:val="20"/>
          <w:lang w:eastAsia="en-AU"/>
        </w:rPr>
        <w:t>millibars</w:t>
      </w:r>
      <w:r w:rsidRPr="00C61B5C">
        <w:rPr>
          <w:rFonts w:ascii="Helvetica" w:eastAsia="Times New Roman" w:hAnsi="Helvetica" w:cs="Times New Roman"/>
          <w:color w:val="333333"/>
          <w:sz w:val="20"/>
          <w:szCs w:val="20"/>
          <w:lang w:eastAsia="en-AU"/>
        </w:rPr>
        <w:t xml:space="preserve"> (roughly equivalent to the moon’s atmosphere). However, there are still losses and the beam needs to be topped-up once or twice a day. Because beam losses cause the machine to emit radiation (high energy electrons colliding with matter create showers of radiation called bremsstrahlung), the machine is enclosed in radiation shielding walls consisting of concrete and lead to protect staff and users.</w:t>
      </w:r>
    </w:p>
    <w:p w14:paraId="320C9D8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Low-conductivity water (similar to deionised water) cools the magnet coils without causing an electrical short circuit. To reduce the effects of thermal drift, the entire building and tunnel temperature are regulated to within 1 and 0.5 degrees Celsius respectively.</w:t>
      </w:r>
    </w:p>
    <w:p w14:paraId="2904418D" w14:textId="77777777" w:rsidR="006360CD" w:rsidRDefault="006360CD">
      <w:r>
        <w:br w:type="page"/>
      </w:r>
    </w:p>
    <w:p w14:paraId="23537B37" w14:textId="77777777" w:rsidR="006360CD" w:rsidRDefault="006360CD" w:rsidP="006360CD">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sidRPr="00AC1768">
        <w:rPr>
          <w:rFonts w:ascii="Arial" w:eastAsia="Times New Roman" w:hAnsi="Arial" w:cs="Arial"/>
          <w:b/>
          <w:bCs/>
          <w:color w:val="004B87"/>
          <w:kern w:val="36"/>
          <w:sz w:val="33"/>
          <w:szCs w:val="33"/>
          <w:lang w:eastAsia="en-AU"/>
        </w:rPr>
        <w:lastRenderedPageBreak/>
        <w:t>Edwin Hubble &amp; the Expanding Universe</w:t>
      </w:r>
    </w:p>
    <w:p w14:paraId="54AAC146" w14:textId="77777777" w:rsidR="006360CD" w:rsidRPr="00AC1768" w:rsidRDefault="006360CD" w:rsidP="006360CD">
      <w:pPr>
        <w:shd w:val="clear" w:color="auto" w:fill="FFFFFF"/>
        <w:spacing w:after="0" w:line="240" w:lineRule="auto"/>
        <w:outlineLvl w:val="0"/>
        <w:rPr>
          <w:rFonts w:ascii="Arial" w:eastAsia="Times New Roman" w:hAnsi="Arial" w:cs="Arial"/>
          <w:b/>
          <w:bCs/>
          <w:color w:val="004B87"/>
          <w:kern w:val="36"/>
          <w:sz w:val="28"/>
          <w:szCs w:val="28"/>
          <w:lang w:eastAsia="en-AU"/>
        </w:rPr>
      </w:pPr>
      <w:r>
        <w:rPr>
          <w:rFonts w:ascii="Arial" w:eastAsia="Times New Roman" w:hAnsi="Arial" w:cs="Arial"/>
          <w:b/>
          <w:bCs/>
          <w:color w:val="004B87"/>
          <w:kern w:val="36"/>
          <w:sz w:val="28"/>
          <w:szCs w:val="28"/>
          <w:lang w:eastAsia="en-AU"/>
        </w:rPr>
        <w:t>From Australia Telescope National Facility</w:t>
      </w:r>
    </w:p>
    <w:p w14:paraId="35C58188" w14:textId="77777777" w:rsidR="006360CD" w:rsidRPr="00AC1768"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 w:name="hubbleanchor"/>
      <w:bookmarkEnd w:id="1"/>
      <w:r w:rsidRPr="00AC1768">
        <w:rPr>
          <w:rFonts w:ascii="Arial" w:eastAsia="Times New Roman" w:hAnsi="Arial" w:cs="Arial"/>
          <w:color w:val="004B87"/>
          <w:sz w:val="33"/>
          <w:szCs w:val="33"/>
          <w:lang w:eastAsia="en-AU"/>
        </w:rPr>
        <w:t>Edwin Hubble (1889 - 1953)</w:t>
      </w:r>
    </w:p>
    <w:p w14:paraId="750715D8" w14:textId="77777777" w:rsidR="006360CD" w:rsidRDefault="006360CD" w:rsidP="006360CD">
      <w:pPr>
        <w:shd w:val="clear" w:color="auto" w:fill="FFFFFF"/>
        <w:spacing w:after="0" w:line="240" w:lineRule="atLeast"/>
        <w:rPr>
          <w:rFonts w:ascii="Arial" w:eastAsia="Times New Roman" w:hAnsi="Arial" w:cs="Arial"/>
          <w:color w:val="000000"/>
          <w:sz w:val="18"/>
          <w:szCs w:val="18"/>
          <w:lang w:eastAsia="en-AU"/>
        </w:rPr>
        <w:sectPr w:rsidR="006360CD" w:rsidSect="006360CD">
          <w:type w:val="continuous"/>
          <w:pgSz w:w="11906" w:h="16838"/>
          <w:pgMar w:top="720" w:right="720" w:bottom="720" w:left="720" w:header="708" w:footer="708" w:gutter="0"/>
          <w:cols w:space="708"/>
          <w:docGrid w:linePitch="360"/>
        </w:sectPr>
      </w:pPr>
    </w:p>
    <w:p w14:paraId="2BDDFEB3" w14:textId="77777777" w:rsidR="006360CD" w:rsidRPr="00AC1768" w:rsidRDefault="006360CD" w:rsidP="006360CD">
      <w:pPr>
        <w:shd w:val="clear" w:color="auto" w:fill="FFFFFF"/>
        <w:spacing w:after="0" w:line="240" w:lineRule="atLeast"/>
        <w:ind w:left="720" w:firstLine="720"/>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7F2EFD89" wp14:editId="48C179AA">
            <wp:extent cx="1327785" cy="1894205"/>
            <wp:effectExtent l="0" t="0" r="5715" b="0"/>
            <wp:docPr id="2" name="Picture 2" descr="http://www.atnf.csiro.au/outreach/education/senior/cosmicengine/images/cosmoimg/h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tnf.csiro.au/outreach/education/senior/cosmicengine/images/cosmoimg/hubbl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7785" cy="1894205"/>
                    </a:xfrm>
                    <a:prstGeom prst="rect">
                      <a:avLst/>
                    </a:prstGeom>
                    <a:noFill/>
                    <a:ln>
                      <a:noFill/>
                    </a:ln>
                  </pic:spPr>
                </pic:pic>
              </a:graphicData>
            </a:graphic>
          </wp:inline>
        </w:drawing>
      </w:r>
    </w:p>
    <w:p w14:paraId="7E80DCFC"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76" w:history="1">
        <w:r w:rsidRPr="00AC1768">
          <w:rPr>
            <w:rFonts w:ascii="Arial" w:eastAsia="Times New Roman" w:hAnsi="Arial" w:cs="Arial"/>
            <w:i/>
            <w:iCs/>
            <w:color w:val="22A3A6"/>
            <w:sz w:val="18"/>
            <w:szCs w:val="18"/>
            <w:u w:val="single"/>
            <w:lang w:eastAsia="en-AU"/>
          </w:rPr>
          <w:t>Emilio Segre Visual Archives</w:t>
        </w:r>
      </w:hyperlink>
    </w:p>
    <w:p w14:paraId="30AAA616" w14:textId="4A55FB6B"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 xml:space="preserve">Edwin Hubble at the camera on the Hooker </w:t>
      </w:r>
      <w:r w:rsidR="00765FCC" w:rsidRPr="00AC1768">
        <w:rPr>
          <w:rFonts w:ascii="Arial" w:eastAsia="Times New Roman" w:hAnsi="Arial" w:cs="Arial"/>
          <w:color w:val="000000"/>
          <w:sz w:val="18"/>
          <w:szCs w:val="18"/>
          <w:lang w:eastAsia="en-AU"/>
        </w:rPr>
        <w:t>100-inch</w:t>
      </w:r>
      <w:r w:rsidRPr="00AC1768">
        <w:rPr>
          <w:rFonts w:ascii="Arial" w:eastAsia="Times New Roman" w:hAnsi="Arial" w:cs="Arial"/>
          <w:color w:val="000000"/>
          <w:sz w:val="18"/>
          <w:szCs w:val="18"/>
          <w:lang w:eastAsia="en-AU"/>
        </w:rPr>
        <w:t xml:space="preserve"> telescope on Mt Wilson.</w:t>
      </w:r>
    </w:p>
    <w:p w14:paraId="1DB25B42" w14:textId="5D2B2BF5"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Trained initially as a lawyer, Edwin Hubble moved to astronomy in 1914, working at the famous </w:t>
      </w:r>
      <w:hyperlink r:id="rId77" w:history="1">
        <w:r w:rsidRPr="00AC1768">
          <w:rPr>
            <w:rFonts w:ascii="Arial" w:eastAsia="Times New Roman" w:hAnsi="Arial" w:cs="Arial"/>
            <w:color w:val="22A3A6"/>
            <w:sz w:val="20"/>
            <w:szCs w:val="20"/>
            <w:u w:val="single"/>
            <w:lang w:eastAsia="en-AU"/>
          </w:rPr>
          <w:t>Yerkes Observatory</w:t>
        </w:r>
      </w:hyperlink>
      <w:r w:rsidRPr="00AC1768">
        <w:rPr>
          <w:rFonts w:ascii="Arial" w:eastAsia="Times New Roman" w:hAnsi="Arial" w:cs="Arial"/>
          <w:color w:val="000000"/>
          <w:sz w:val="20"/>
          <w:szCs w:val="20"/>
          <w:lang w:eastAsia="en-AU"/>
        </w:rPr>
        <w:t xml:space="preserve"> near Chicago. He went on to have a profound influence on our understanding of the Universe. Using the largest telescope of his time, the </w:t>
      </w:r>
      <w:r w:rsidR="00765FCC" w:rsidRPr="00AC1768">
        <w:rPr>
          <w:rFonts w:ascii="Arial" w:eastAsia="Times New Roman" w:hAnsi="Arial" w:cs="Arial"/>
          <w:color w:val="000000"/>
          <w:sz w:val="20"/>
          <w:szCs w:val="20"/>
          <w:lang w:eastAsia="en-AU"/>
        </w:rPr>
        <w:t>100-inch</w:t>
      </w:r>
      <w:r w:rsidRPr="00AC1768">
        <w:rPr>
          <w:rFonts w:ascii="Arial" w:eastAsia="Times New Roman" w:hAnsi="Arial" w:cs="Arial"/>
          <w:color w:val="000000"/>
          <w:sz w:val="20"/>
          <w:szCs w:val="20"/>
          <w:lang w:eastAsia="en-AU"/>
        </w:rPr>
        <w:t xml:space="preserve"> Hooker telescope on </w:t>
      </w:r>
      <w:hyperlink r:id="rId78" w:history="1">
        <w:r w:rsidRPr="00AC1768">
          <w:rPr>
            <w:rFonts w:ascii="Arial" w:eastAsia="Times New Roman" w:hAnsi="Arial" w:cs="Arial"/>
            <w:color w:val="22A3A6"/>
            <w:sz w:val="20"/>
            <w:szCs w:val="20"/>
            <w:u w:val="single"/>
            <w:lang w:eastAsia="en-AU"/>
          </w:rPr>
          <w:t>Mount Wilson</w:t>
        </w:r>
      </w:hyperlink>
      <w:r w:rsidRPr="00AC1768">
        <w:rPr>
          <w:rFonts w:ascii="Arial" w:eastAsia="Times New Roman" w:hAnsi="Arial" w:cs="Arial"/>
          <w:color w:val="000000"/>
          <w:sz w:val="20"/>
          <w:szCs w:val="20"/>
          <w:lang w:eastAsia="en-AU"/>
        </w:rPr>
        <w:t> in California, he helped resolve one of the great debates in early twentieth century astronomy.</w:t>
      </w:r>
    </w:p>
    <w:p w14:paraId="5E63AE78" w14:textId="77777777" w:rsidR="006360CD"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sectPr w:rsidR="006360CD" w:rsidSect="002D26CA">
          <w:type w:val="continuous"/>
          <w:pgSz w:w="11906" w:h="16838"/>
          <w:pgMar w:top="720" w:right="720" w:bottom="720" w:left="720" w:header="708" w:footer="708" w:gutter="0"/>
          <w:cols w:num="2" w:space="3262" w:equalWidth="0">
            <w:col w:w="4878" w:space="710"/>
            <w:col w:w="4878"/>
          </w:cols>
          <w:docGrid w:linePitch="360"/>
        </w:sectPr>
      </w:pPr>
      <w:bookmarkStart w:id="2" w:name="islanduniverses"/>
      <w:bookmarkEnd w:id="2"/>
    </w:p>
    <w:p w14:paraId="312913FA" w14:textId="77777777" w:rsidR="006360CD" w:rsidRPr="00AC1768"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r w:rsidRPr="00AC1768">
        <w:rPr>
          <w:rFonts w:ascii="Arial" w:eastAsia="Times New Roman" w:hAnsi="Arial" w:cs="Arial"/>
          <w:color w:val="6D6F71"/>
          <w:sz w:val="27"/>
          <w:szCs w:val="27"/>
          <w:lang w:eastAsia="en-AU"/>
        </w:rPr>
        <w:t>Island Universes</w:t>
      </w:r>
    </w:p>
    <w:p w14:paraId="0FF02442"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One of the unsolved problems in early twentieth century astronomy was the question of what were nebulae? These gaseous, fuzzy clouds were thought by some astronomers to be embryonic solar systems forming while others thought that they were "island universe" like our own Milky Way galaxy. The advent of spectroscopy and photography in that late nineteenth century when used on the latest generation of large reflecting telescopes in the early twentieth century provided astronomers with the tools to study these objects.</w:t>
      </w:r>
    </w:p>
    <w:p w14:paraId="0AABA191" w14:textId="4D53309C"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Hubble used the </w:t>
      </w:r>
      <w:r w:rsidR="00765FCC" w:rsidRPr="00AC1768">
        <w:rPr>
          <w:rFonts w:ascii="Arial" w:eastAsia="Times New Roman" w:hAnsi="Arial" w:cs="Arial"/>
          <w:color w:val="000000"/>
          <w:sz w:val="20"/>
          <w:szCs w:val="20"/>
          <w:lang w:eastAsia="en-AU"/>
        </w:rPr>
        <w:t>100-inch</w:t>
      </w:r>
      <w:r w:rsidRPr="00AC1768">
        <w:rPr>
          <w:rFonts w:ascii="Arial" w:eastAsia="Times New Roman" w:hAnsi="Arial" w:cs="Arial"/>
          <w:color w:val="000000"/>
          <w:sz w:val="20"/>
          <w:szCs w:val="20"/>
          <w:lang w:eastAsia="en-AU"/>
        </w:rPr>
        <w:t xml:space="preserve"> Hooker Telescope on Mount Wilson, then the largest telescope in the world, to study the Andromeda Nebula, M 31. In 1923 he identified some of the stars within it as </w:t>
      </w:r>
      <w:r w:rsidRPr="00AC1768">
        <w:rPr>
          <w:rFonts w:ascii="Arial" w:eastAsia="Times New Roman" w:hAnsi="Arial" w:cs="Arial"/>
          <w:i/>
          <w:iCs/>
          <w:color w:val="000000"/>
          <w:sz w:val="20"/>
          <w:szCs w:val="20"/>
          <w:lang w:eastAsia="en-AU"/>
        </w:rPr>
        <w:t>Cepheid</w:t>
      </w:r>
      <w:r w:rsidRPr="00AC1768">
        <w:rPr>
          <w:rFonts w:ascii="Arial" w:eastAsia="Times New Roman" w:hAnsi="Arial" w:cs="Arial"/>
          <w:color w:val="000000"/>
          <w:sz w:val="20"/>
          <w:szCs w:val="20"/>
          <w:lang w:eastAsia="en-AU"/>
        </w:rPr>
        <w:t> variables. These are periodic variable stars, that is stars that vary their brightness in a regular way. Earlier, in 1908 </w:t>
      </w:r>
      <w:r w:rsidRPr="00AC1768">
        <w:rPr>
          <w:rFonts w:ascii="Arial" w:eastAsia="Times New Roman" w:hAnsi="Arial" w:cs="Arial"/>
          <w:b/>
          <w:bCs/>
          <w:color w:val="000000"/>
          <w:sz w:val="20"/>
          <w:szCs w:val="20"/>
          <w:lang w:eastAsia="en-AU"/>
        </w:rPr>
        <w:t>Henrietta Swan Leavitt</w:t>
      </w:r>
      <w:r w:rsidRPr="00AC1768">
        <w:rPr>
          <w:rFonts w:ascii="Arial" w:eastAsia="Times New Roman" w:hAnsi="Arial" w:cs="Arial"/>
          <w:color w:val="000000"/>
          <w:sz w:val="20"/>
          <w:szCs w:val="20"/>
          <w:lang w:eastAsia="en-AU"/>
        </w:rPr>
        <w:t xml:space="preserve">, working at the Harvard College Observatory discovered that Cepheid variables in fact obey a period-luminosity relationship; the longer the period of a Cepheid, the more intrinsically luminous it is. This allowed Hubble to observe the Cepheids over time and measure their varying </w:t>
      </w:r>
      <w:r w:rsidR="00765FCC" w:rsidRPr="00AC1768">
        <w:rPr>
          <w:rFonts w:ascii="Arial" w:eastAsia="Times New Roman" w:hAnsi="Arial" w:cs="Arial"/>
          <w:color w:val="000000"/>
          <w:sz w:val="20"/>
          <w:szCs w:val="20"/>
          <w:lang w:eastAsia="en-AU"/>
        </w:rPr>
        <w:t>brightness’s</w:t>
      </w:r>
      <w:r w:rsidRPr="00AC1768">
        <w:rPr>
          <w:rFonts w:ascii="Arial" w:eastAsia="Times New Roman" w:hAnsi="Arial" w:cs="Arial"/>
          <w:color w:val="000000"/>
          <w:sz w:val="20"/>
          <w:szCs w:val="20"/>
          <w:lang w:eastAsia="en-AU"/>
        </w:rPr>
        <w:t xml:space="preserve"> to determine their periods. He could then apply the period-luminosity relationship to calculate the distance to the stars and hence the distance to the Andromeda Nebula that they were in. By 1924 Hubble had calculated that the distance to the Andromeda Nebula was 900,000 light years.</w:t>
      </w:r>
    </w:p>
    <w:p w14:paraId="7561E3E1"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41654334" wp14:editId="64CFF090">
            <wp:extent cx="1426210" cy="1034415"/>
            <wp:effectExtent l="0" t="0" r="2540" b="0"/>
            <wp:docPr id="5" name="Picture 5" descr="http://www.atnf.csiro.au/outreach/education/senior/cosmicengine/images/cosmoimg/androm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tnf.csiro.au/outreach/education/senior/cosmicengine/images/cosmoimg/andromed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6210" cy="1034415"/>
                    </a:xfrm>
                    <a:prstGeom prst="rect">
                      <a:avLst/>
                    </a:prstGeom>
                    <a:noFill/>
                    <a:ln>
                      <a:noFill/>
                    </a:ln>
                  </pic:spPr>
                </pic:pic>
              </a:graphicData>
            </a:graphic>
          </wp:inline>
        </w:drawing>
      </w:r>
    </w:p>
    <w:p w14:paraId="47703562"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80" w:history="1">
        <w:r w:rsidRPr="00AC1768">
          <w:rPr>
            <w:rFonts w:ascii="Arial" w:eastAsia="Times New Roman" w:hAnsi="Arial" w:cs="Arial"/>
            <w:i/>
            <w:iCs/>
            <w:color w:val="22A3A6"/>
            <w:sz w:val="18"/>
            <w:szCs w:val="18"/>
            <w:u w:val="single"/>
            <w:lang w:eastAsia="en-AU"/>
          </w:rPr>
          <w:t>NASA APOD</w:t>
        </w:r>
      </w:hyperlink>
    </w:p>
    <w:p w14:paraId="36BCDA2D"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The Andromeda galaxy, M31.</w:t>
      </w:r>
    </w:p>
    <w:p w14:paraId="060AC791" w14:textId="17E741E1"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Supporting evidence came from the work of </w:t>
      </w:r>
      <w:r w:rsidRPr="00AC1768">
        <w:rPr>
          <w:rFonts w:ascii="Arial" w:eastAsia="Times New Roman" w:hAnsi="Arial" w:cs="Arial"/>
          <w:b/>
          <w:bCs/>
          <w:color w:val="000000"/>
          <w:sz w:val="20"/>
          <w:szCs w:val="20"/>
          <w:lang w:eastAsia="en-AU"/>
        </w:rPr>
        <w:t>Vesto Sliphe</w:t>
      </w:r>
      <w:r w:rsidRPr="00AC1768">
        <w:rPr>
          <w:rFonts w:ascii="Arial" w:eastAsia="Times New Roman" w:hAnsi="Arial" w:cs="Arial"/>
          <w:color w:val="000000"/>
          <w:sz w:val="20"/>
          <w:szCs w:val="20"/>
          <w:lang w:eastAsia="en-AU"/>
        </w:rPr>
        <w:t>r at the Lowell Observatory in Arizona. He had started measuring the </w:t>
      </w:r>
      <w:r w:rsidRPr="00AC1768">
        <w:rPr>
          <w:rFonts w:ascii="Arial" w:eastAsia="Times New Roman" w:hAnsi="Arial" w:cs="Arial"/>
          <w:i/>
          <w:iCs/>
          <w:color w:val="000000"/>
          <w:sz w:val="20"/>
          <w:szCs w:val="20"/>
          <w:lang w:eastAsia="en-AU"/>
        </w:rPr>
        <w:t>Doppler shift</w:t>
      </w:r>
      <w:r w:rsidRPr="00AC1768">
        <w:rPr>
          <w:rFonts w:ascii="Arial" w:eastAsia="Times New Roman" w:hAnsi="Arial" w:cs="Arial"/>
          <w:color w:val="000000"/>
          <w:sz w:val="20"/>
          <w:szCs w:val="20"/>
          <w:lang w:eastAsia="en-AU"/>
        </w:rPr>
        <w:t> of spectral lines from spiral nebulae in 1912. By 1925 he had shown that most exhibited redshifts in their spectral lines. He interpreted this as meaning that they were in fact moving away relative to us so their spectrum was shifted to longer (</w:t>
      </w:r>
      <w:r w:rsidR="00765FCC" w:rsidRPr="00AC1768">
        <w:rPr>
          <w:rFonts w:ascii="Arial" w:eastAsia="Times New Roman" w:hAnsi="Arial" w:cs="Arial"/>
          <w:color w:val="000000"/>
          <w:sz w:val="20"/>
          <w:szCs w:val="20"/>
          <w:lang w:eastAsia="en-AU"/>
        </w:rPr>
        <w:t>i.e.,</w:t>
      </w:r>
      <w:r w:rsidRPr="00AC1768">
        <w:rPr>
          <w:rFonts w:ascii="Arial" w:eastAsia="Times New Roman" w:hAnsi="Arial" w:cs="Arial"/>
          <w:color w:val="000000"/>
          <w:sz w:val="20"/>
          <w:szCs w:val="20"/>
          <w:lang w:eastAsia="en-AU"/>
        </w:rPr>
        <w:t> </w:t>
      </w:r>
      <w:r w:rsidRPr="00AC1768">
        <w:rPr>
          <w:rFonts w:ascii="Arial" w:eastAsia="Times New Roman" w:hAnsi="Arial" w:cs="Arial"/>
          <w:i/>
          <w:iCs/>
          <w:color w:val="000000"/>
          <w:sz w:val="20"/>
          <w:szCs w:val="20"/>
          <w:lang w:eastAsia="en-AU"/>
        </w:rPr>
        <w:t>redder</w:t>
      </w:r>
      <w:r w:rsidRPr="00AC1768">
        <w:rPr>
          <w:rFonts w:ascii="Arial" w:eastAsia="Times New Roman" w:hAnsi="Arial" w:cs="Arial"/>
          <w:color w:val="000000"/>
          <w:sz w:val="20"/>
          <w:szCs w:val="20"/>
          <w:lang w:eastAsia="en-AU"/>
        </w:rPr>
        <w:t>) wavelengths). Whilst he calculated that the Andromeda spiral was moving towards us at 300 km.s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he soon found others moving away at 1,100 km.s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These speeds exceeded that of any known star in the Milky Way.</w:t>
      </w:r>
    </w:p>
    <w:p w14:paraId="6696C9A2"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Taken together the evidence eventually convinced astronomers that "spiral "nebulae" such as Andromeda were in fact separate "island universes" of billions of stars like our own Milky Way but more distant. We now call these </w:t>
      </w:r>
      <w:r w:rsidRPr="00AC1768">
        <w:rPr>
          <w:rFonts w:ascii="Arial" w:eastAsia="Times New Roman" w:hAnsi="Arial" w:cs="Arial"/>
          <w:i/>
          <w:iCs/>
          <w:color w:val="000000"/>
          <w:sz w:val="20"/>
          <w:szCs w:val="20"/>
          <w:lang w:eastAsia="en-AU"/>
        </w:rPr>
        <w:t>galaxies</w:t>
      </w:r>
      <w:r w:rsidRPr="00AC1768">
        <w:rPr>
          <w:rFonts w:ascii="Arial" w:eastAsia="Times New Roman" w:hAnsi="Arial" w:cs="Arial"/>
          <w:color w:val="000000"/>
          <w:sz w:val="20"/>
          <w:szCs w:val="20"/>
          <w:lang w:eastAsia="en-AU"/>
        </w:rPr>
        <w:t> instead of island universes.</w:t>
      </w:r>
    </w:p>
    <w:p w14:paraId="41C24263" w14:textId="77777777" w:rsidR="006360CD" w:rsidRDefault="006360CD" w:rsidP="006360CD">
      <w:pPr>
        <w:rPr>
          <w:rFonts w:ascii="Arial" w:eastAsia="Times New Roman" w:hAnsi="Arial" w:cs="Arial"/>
          <w:color w:val="6D6F71"/>
          <w:sz w:val="27"/>
          <w:szCs w:val="27"/>
          <w:lang w:eastAsia="en-AU"/>
        </w:rPr>
      </w:pPr>
      <w:bookmarkStart w:id="3" w:name="hubblelaw"/>
      <w:bookmarkEnd w:id="3"/>
      <w:r>
        <w:rPr>
          <w:rFonts w:ascii="Arial" w:eastAsia="Times New Roman" w:hAnsi="Arial" w:cs="Arial"/>
          <w:color w:val="6D6F71"/>
          <w:sz w:val="27"/>
          <w:szCs w:val="27"/>
          <w:lang w:eastAsia="en-AU"/>
        </w:rPr>
        <w:br w:type="page"/>
      </w:r>
    </w:p>
    <w:p w14:paraId="5479B771" w14:textId="77777777" w:rsidR="006360CD" w:rsidRPr="00AC1768"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r w:rsidRPr="00AC1768">
        <w:rPr>
          <w:rFonts w:ascii="Arial" w:eastAsia="Times New Roman" w:hAnsi="Arial" w:cs="Arial"/>
          <w:color w:val="6D6F71"/>
          <w:sz w:val="27"/>
          <w:szCs w:val="27"/>
          <w:lang w:eastAsia="en-AU"/>
        </w:rPr>
        <w:lastRenderedPageBreak/>
        <w:t>The Expanding Universe &amp; Hubble's law</w:t>
      </w:r>
    </w:p>
    <w:p w14:paraId="5C7F3DF8"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 aided by </w:t>
      </w:r>
      <w:r w:rsidRPr="00AC1768">
        <w:rPr>
          <w:rFonts w:ascii="Arial" w:eastAsia="Times New Roman" w:hAnsi="Arial" w:cs="Arial"/>
          <w:b/>
          <w:bCs/>
          <w:color w:val="000000"/>
          <w:sz w:val="20"/>
          <w:szCs w:val="20"/>
          <w:lang w:eastAsia="en-AU"/>
        </w:rPr>
        <w:t>Milton Humason</w:t>
      </w:r>
      <w:r w:rsidRPr="00AC1768">
        <w:rPr>
          <w:rFonts w:ascii="Arial" w:eastAsia="Times New Roman" w:hAnsi="Arial" w:cs="Arial"/>
          <w:color w:val="000000"/>
          <w:sz w:val="20"/>
          <w:szCs w:val="20"/>
          <w:lang w:eastAsia="en-AU"/>
        </w:rPr>
        <w:t> extended the work of Slipher by using the larger Hooker telescope. He took long exposures of the spectra of faint galaxies. By measuring the amount of shift of specific spectral lines relative to those produced by reference arc lamps in the spectrograph he was able to calculate values for the galaxy velocities. A few nearby galaxies had velocities that meant they were moving towards our own Milky Way, that is their lines were blueshifted but most exhibited redshift and hence had </w:t>
      </w:r>
      <w:r w:rsidRPr="00AC1768">
        <w:rPr>
          <w:rFonts w:ascii="Arial" w:eastAsia="Times New Roman" w:hAnsi="Arial" w:cs="Arial"/>
          <w:i/>
          <w:iCs/>
          <w:color w:val="000000"/>
          <w:sz w:val="20"/>
          <w:szCs w:val="20"/>
          <w:lang w:eastAsia="en-AU"/>
        </w:rPr>
        <w:t>recession velocities</w:t>
      </w:r>
      <w:r w:rsidRPr="00AC1768">
        <w:rPr>
          <w:rFonts w:ascii="Arial" w:eastAsia="Times New Roman" w:hAnsi="Arial" w:cs="Arial"/>
          <w:color w:val="000000"/>
          <w:sz w:val="20"/>
          <w:szCs w:val="20"/>
          <w:lang w:eastAsia="en-AU"/>
        </w:rPr>
        <w:t>. The majority of galaxies therefore appeared to be moving away from our own galaxy. Hubble found that that those with a smaller image in a photograph had higher redshifts. This is shown in the diagram below that shows the images and spectra of some of the galaxies he observed.</w:t>
      </w:r>
    </w:p>
    <w:p w14:paraId="18793DB8"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184CB9E1" wp14:editId="52839FFD">
            <wp:extent cx="3951514" cy="4271300"/>
            <wp:effectExtent l="0" t="0" r="0" b="0"/>
            <wp:docPr id="6" name="Picture 6" descr="http://www.atnf.csiro.au/outreach/education/senior/cosmicengine/images/cosmoimg/hubbleredsh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tnf.csiro.au/outreach/education/senior/cosmicengine/images/cosmoimg/hubbleredshift.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51617" cy="4271412"/>
                    </a:xfrm>
                    <a:prstGeom prst="rect">
                      <a:avLst/>
                    </a:prstGeom>
                    <a:noFill/>
                    <a:ln>
                      <a:noFill/>
                    </a:ln>
                  </pic:spPr>
                </pic:pic>
              </a:graphicData>
            </a:graphic>
          </wp:inline>
        </w:drawing>
      </w:r>
    </w:p>
    <w:p w14:paraId="7E418186"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Hubble's observations of galaxies with the redshift in their spectral lines.</w:t>
      </w:r>
    </w:p>
    <w:p w14:paraId="3212EF09"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noProof/>
          <w:color w:val="000000"/>
          <w:sz w:val="18"/>
          <w:szCs w:val="18"/>
          <w:lang w:eastAsia="en-AU"/>
        </w:rPr>
        <w:drawing>
          <wp:anchor distT="0" distB="0" distL="114300" distR="114300" simplePos="0" relativeHeight="251672576" behindDoc="0" locked="0" layoutInCell="1" allowOverlap="1" wp14:anchorId="1E9D900B" wp14:editId="1DABB563">
            <wp:simplePos x="0" y="0"/>
            <wp:positionH relativeFrom="column">
              <wp:posOffset>3124200</wp:posOffset>
            </wp:positionH>
            <wp:positionV relativeFrom="paragraph">
              <wp:posOffset>453390</wp:posOffset>
            </wp:positionV>
            <wp:extent cx="3156585" cy="2971800"/>
            <wp:effectExtent l="0" t="0" r="5715" b="0"/>
            <wp:wrapNone/>
            <wp:docPr id="7" name="Picture 7" descr="http://www.atnf.csiro.au/outreach/education/senior/cosmicengine/images/cosmoimg/hubla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tnf.csiro.au/outreach/education/senior/cosmicengine/images/cosmoimg/hublaw1.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6585" cy="2971800"/>
                    </a:xfrm>
                    <a:prstGeom prst="rect">
                      <a:avLst/>
                    </a:prstGeom>
                    <a:noFill/>
                    <a:ln>
                      <a:noFill/>
                    </a:ln>
                  </pic:spPr>
                </pic:pic>
              </a:graphicData>
            </a:graphic>
          </wp:anchor>
        </w:drawing>
      </w:r>
      <w:r w:rsidRPr="00AC1768">
        <w:rPr>
          <w:rFonts w:ascii="Arial" w:eastAsia="Times New Roman" w:hAnsi="Arial" w:cs="Arial"/>
          <w:color w:val="000000"/>
          <w:sz w:val="20"/>
          <w:szCs w:val="20"/>
          <w:lang w:eastAsia="en-AU"/>
        </w:rPr>
        <w:t>He inferred that galaxies were similar to each other in size so those that appeared smaller must be further away. By plotting the velocity of the galaxies against their distance he came across an interesting relationship. This is now known as Hubble's law and is shown in the following plot.</w:t>
      </w:r>
    </w:p>
    <w:p w14:paraId="1B6901C4"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p>
    <w:p w14:paraId="26757959" w14:textId="77777777" w:rsidR="006360CD" w:rsidRDefault="006360CD" w:rsidP="006360CD">
      <w:pPr>
        <w:rPr>
          <w:rFonts w:ascii="Arial" w:eastAsia="Times New Roman" w:hAnsi="Arial" w:cs="Arial"/>
          <w:color w:val="000000"/>
          <w:sz w:val="18"/>
          <w:szCs w:val="18"/>
          <w:lang w:eastAsia="en-AU"/>
        </w:rPr>
      </w:pPr>
      <w:r>
        <w:rPr>
          <w:rFonts w:ascii="Arial" w:eastAsia="Times New Roman" w:hAnsi="Arial" w:cs="Arial"/>
          <w:color w:val="000000"/>
          <w:sz w:val="18"/>
          <w:szCs w:val="18"/>
          <w:lang w:eastAsia="en-AU"/>
        </w:rPr>
        <w:br w:type="page"/>
      </w:r>
    </w:p>
    <w:p w14:paraId="03BD0734"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lastRenderedPageBreak/>
        <w:t>Hubble's distance-velocity relationship for galaxies based on his original data. This is now known as </w:t>
      </w:r>
      <w:r w:rsidRPr="00AC1768">
        <w:rPr>
          <w:rFonts w:ascii="Arial" w:eastAsia="Times New Roman" w:hAnsi="Arial" w:cs="Arial"/>
          <w:i/>
          <w:iCs/>
          <w:color w:val="000000"/>
          <w:sz w:val="18"/>
          <w:szCs w:val="18"/>
          <w:lang w:eastAsia="en-AU"/>
        </w:rPr>
        <w:t>Hubble's Law</w:t>
      </w:r>
      <w:r w:rsidRPr="00AC1768">
        <w:rPr>
          <w:rFonts w:ascii="Arial" w:eastAsia="Times New Roman" w:hAnsi="Arial" w:cs="Arial"/>
          <w:color w:val="000000"/>
          <w:sz w:val="18"/>
          <w:szCs w:val="18"/>
          <w:lang w:eastAsia="en-AU"/>
        </w:rPr>
        <w:t> and is interpreted as evidence for an expanding Universe.</w:t>
      </w:r>
    </w:p>
    <w:p w14:paraId="05CA0E64" w14:textId="16A20266"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If you study the above </w:t>
      </w:r>
      <w:r w:rsidR="00765FCC" w:rsidRPr="00AC1768">
        <w:rPr>
          <w:rFonts w:ascii="Arial" w:eastAsia="Times New Roman" w:hAnsi="Arial" w:cs="Arial"/>
          <w:color w:val="000000"/>
          <w:sz w:val="20"/>
          <w:szCs w:val="20"/>
          <w:lang w:eastAsia="en-AU"/>
        </w:rPr>
        <w:t>plot,</w:t>
      </w:r>
      <w:r w:rsidRPr="00AC1768">
        <w:rPr>
          <w:rFonts w:ascii="Arial" w:eastAsia="Times New Roman" w:hAnsi="Arial" w:cs="Arial"/>
          <w:color w:val="000000"/>
          <w:sz w:val="20"/>
          <w:szCs w:val="20"/>
          <w:lang w:eastAsia="en-AU"/>
        </w:rPr>
        <w:t xml:space="preserve"> you will see that the more distant a galaxy is, on average, the faster it is receding from us. In </w:t>
      </w:r>
      <w:r w:rsidR="00765FCC" w:rsidRPr="00AC1768">
        <w:rPr>
          <w:rFonts w:ascii="Arial" w:eastAsia="Times New Roman" w:hAnsi="Arial" w:cs="Arial"/>
          <w:color w:val="000000"/>
          <w:sz w:val="20"/>
          <w:szCs w:val="20"/>
          <w:lang w:eastAsia="en-AU"/>
        </w:rPr>
        <w:t>fact,</w:t>
      </w:r>
      <w:r w:rsidRPr="00AC1768">
        <w:rPr>
          <w:rFonts w:ascii="Arial" w:eastAsia="Times New Roman" w:hAnsi="Arial" w:cs="Arial"/>
          <w:color w:val="000000"/>
          <w:sz w:val="20"/>
          <w:szCs w:val="20"/>
          <w:lang w:eastAsia="en-AU"/>
        </w:rPr>
        <w:t xml:space="preserve"> Hubble realised he could fit a linear relationship to his data, as shown by the pale blue line of best fit. The slope of this line is a constant and is now known as the </w:t>
      </w:r>
      <w:r w:rsidRPr="00AC1768">
        <w:rPr>
          <w:rFonts w:ascii="Arial" w:eastAsia="Times New Roman" w:hAnsi="Arial" w:cs="Arial"/>
          <w:i/>
          <w:iCs/>
          <w:color w:val="000000"/>
          <w:sz w:val="20"/>
          <w:szCs w:val="20"/>
          <w:lang w:eastAsia="en-AU"/>
        </w:rPr>
        <w:t>Hubble constan</w:t>
      </w:r>
      <w:r w:rsidRPr="00AC1768">
        <w:rPr>
          <w:rFonts w:ascii="Arial" w:eastAsia="Times New Roman" w:hAnsi="Arial" w:cs="Arial"/>
          <w:color w:val="000000"/>
          <w:sz w:val="20"/>
          <w:szCs w:val="20"/>
          <w:lang w:eastAsia="en-AU"/>
        </w:rPr>
        <w:t>t,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This relationship is expressed mathematically as:</w:t>
      </w:r>
    </w:p>
    <w:p w14:paraId="3396C428"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w:t>
      </w:r>
      <w:r w:rsidRPr="00AC1768">
        <w:rPr>
          <w:rFonts w:ascii="Cambria Math" w:eastAsia="Times New Roman" w:hAnsi="Cambria Math" w:cs="Cambria Math"/>
          <w:color w:val="000000"/>
          <w:sz w:val="18"/>
          <w:szCs w:val="18"/>
          <w:lang w:eastAsia="en-AU"/>
        </w:rPr>
        <w:t>∝</w:t>
      </w:r>
      <w:r w:rsidRPr="00AC1768">
        <w:rPr>
          <w:rFonts w:ascii="Arial" w:eastAsia="Times New Roman" w:hAnsi="Arial" w:cs="Arial"/>
          <w:color w:val="000000"/>
          <w:sz w:val="18"/>
          <w:szCs w:val="18"/>
          <w:lang w:eastAsia="en-AU"/>
        </w:rPr>
        <w:t> </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br/>
        <w:t>so: </w:t>
      </w: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 </w:t>
      </w:r>
      <w:r w:rsidRPr="00AC1768">
        <w:rPr>
          <w:rFonts w:ascii="Arial" w:eastAsia="Times New Roman" w:hAnsi="Arial" w:cs="Arial"/>
          <w:i/>
          <w:iCs/>
          <w:color w:val="000000"/>
          <w:sz w:val="18"/>
          <w:szCs w:val="18"/>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t> (</w:t>
      </w:r>
      <w:r w:rsidRPr="00AC1768">
        <w:rPr>
          <w:rFonts w:ascii="Arial" w:eastAsia="Times New Roman" w:hAnsi="Arial" w:cs="Arial"/>
          <w:b/>
          <w:bCs/>
          <w:color w:val="000000"/>
          <w:sz w:val="18"/>
          <w:szCs w:val="18"/>
          <w:lang w:eastAsia="en-AU"/>
        </w:rPr>
        <w:t>2.2</w:t>
      </w:r>
      <w:r w:rsidRPr="00AC1768">
        <w:rPr>
          <w:rFonts w:ascii="Arial" w:eastAsia="Times New Roman" w:hAnsi="Arial" w:cs="Arial"/>
          <w:color w:val="000000"/>
          <w:sz w:val="18"/>
          <w:szCs w:val="18"/>
          <w:lang w:eastAsia="en-AU"/>
        </w:rPr>
        <w:t>) </w:t>
      </w:r>
      <w:r w:rsidRPr="00AC1768">
        <w:rPr>
          <w:rFonts w:ascii="Arial" w:eastAsia="Times New Roman" w:hAnsi="Arial" w:cs="Arial"/>
          <w:color w:val="000000"/>
          <w:sz w:val="18"/>
          <w:szCs w:val="18"/>
          <w:lang w:eastAsia="en-AU"/>
        </w:rPr>
        <w:br/>
        <w:t>where </w:t>
      </w:r>
      <w:r w:rsidRPr="00AC1768">
        <w:rPr>
          <w:rFonts w:ascii="Arial" w:eastAsia="Times New Roman" w:hAnsi="Arial" w:cs="Arial"/>
          <w:i/>
          <w:iCs/>
          <w:color w:val="000000"/>
          <w:sz w:val="18"/>
          <w:szCs w:val="18"/>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18"/>
          <w:szCs w:val="18"/>
          <w:lang w:eastAsia="en-AU"/>
        </w:rPr>
        <w:t> is Hubble's constant, </w:t>
      </w: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is the recession velocity and </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t> is the distance.</w:t>
      </w:r>
    </w:p>
    <w:p w14:paraId="39F0045B"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Hubble's velocity-distance relationship, published in 1929, suggests that once we look beyond the gravitational effects of close galaxies within the local group, galaxies are moving away from one another. Not only are they moving away but the more distant galaxies appear to be moving away faster than closer ones. This then suggests that the Universe is expanding and indeed this is now the most widely-accepted interpretation of the data. The other key point arising from the relation is that if we go back in time galaxies must have been closer together, space was smaller. If you extrapolate back far enough the Universe must have been concentrated at a point in space.</w:t>
      </w:r>
    </w:p>
    <w:p w14:paraId="47E3D805"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If we assume that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provides us with a value for the current rate of expansion then its inverse, that is 1/</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tells us the </w:t>
      </w:r>
      <w:r w:rsidRPr="00AC1768">
        <w:rPr>
          <w:rFonts w:ascii="Arial" w:eastAsia="Times New Roman" w:hAnsi="Arial" w:cs="Arial"/>
          <w:i/>
          <w:iCs/>
          <w:color w:val="000000"/>
          <w:sz w:val="20"/>
          <w:szCs w:val="20"/>
          <w:lang w:eastAsia="en-AU"/>
        </w:rPr>
        <w:t>Hubble time</w:t>
      </w:r>
      <w:r w:rsidRPr="00AC1768">
        <w:rPr>
          <w:rFonts w:ascii="Arial" w:eastAsia="Times New Roman" w:hAnsi="Arial" w:cs="Arial"/>
          <w:color w:val="000000"/>
          <w:sz w:val="20"/>
          <w:szCs w:val="20"/>
          <w:lang w:eastAsia="en-AU"/>
        </w:rPr>
        <w:t> which is a measure of the age of a universe expanding at a constant rate. Hubble calculated a value for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of about 500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(1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is 1 megaparsec or about 3.26 million light years. Astronomers use the parsec as the unit of distance measure rather than the light year. Details about the </w:t>
      </w:r>
      <w:hyperlink r:id="rId83" w:anchor="astromparsec" w:history="1">
        <w:r w:rsidRPr="00AC1768">
          <w:rPr>
            <w:rFonts w:ascii="Arial" w:eastAsia="Times New Roman" w:hAnsi="Arial" w:cs="Arial"/>
            <w:color w:val="22A3A6"/>
            <w:sz w:val="20"/>
            <w:szCs w:val="20"/>
            <w:u w:val="single"/>
            <w:lang w:eastAsia="en-AU"/>
          </w:rPr>
          <w:t>parsec</w:t>
        </w:r>
      </w:hyperlink>
      <w:r w:rsidRPr="00AC1768">
        <w:rPr>
          <w:rFonts w:ascii="Arial" w:eastAsia="Times New Roman" w:hAnsi="Arial" w:cs="Arial"/>
          <w:color w:val="000000"/>
          <w:sz w:val="20"/>
          <w:szCs w:val="20"/>
          <w:lang w:eastAsia="en-AU"/>
        </w:rPr>
        <w:t> can be found in the Year 12 Astrophysics topic). This value results in an age of the Universe of 2 × 10</w:t>
      </w:r>
      <w:r w:rsidRPr="00AC1768">
        <w:rPr>
          <w:rFonts w:ascii="Arial" w:eastAsia="Times New Roman" w:hAnsi="Arial" w:cs="Arial"/>
          <w:color w:val="000000"/>
          <w:sz w:val="15"/>
          <w:szCs w:val="15"/>
          <w:vertAlign w:val="superscript"/>
          <w:lang w:eastAsia="en-AU"/>
        </w:rPr>
        <w:t>9</w:t>
      </w:r>
      <w:r w:rsidRPr="00AC1768">
        <w:rPr>
          <w:rFonts w:ascii="Arial" w:eastAsia="Times New Roman" w:hAnsi="Arial" w:cs="Arial"/>
          <w:color w:val="000000"/>
          <w:sz w:val="20"/>
          <w:szCs w:val="20"/>
          <w:lang w:eastAsia="en-AU"/>
        </w:rPr>
        <w:t> years, that is 2 billion years.</w:t>
      </w:r>
    </w:p>
    <w:p w14:paraId="0AE3242B" w14:textId="2566FD73"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Even in Hubble's day this age proved problematic as it clashed with radiometric dating values for the age of the Earth that ranged from 3 to 5 billion years and other evidence on the age of stars. </w:t>
      </w:r>
      <w:r w:rsidR="00765FCC" w:rsidRPr="00AC1768">
        <w:rPr>
          <w:rFonts w:ascii="Arial" w:eastAsia="Times New Roman" w:hAnsi="Arial" w:cs="Arial"/>
          <w:color w:val="000000"/>
          <w:sz w:val="20"/>
          <w:szCs w:val="20"/>
          <w:lang w:eastAsia="en-AU"/>
        </w:rPr>
        <w:t>Obviously,</w:t>
      </w:r>
      <w:r w:rsidRPr="00AC1768">
        <w:rPr>
          <w:rFonts w:ascii="Arial" w:eastAsia="Times New Roman" w:hAnsi="Arial" w:cs="Arial"/>
          <w:color w:val="000000"/>
          <w:sz w:val="20"/>
          <w:szCs w:val="20"/>
          <w:lang w:eastAsia="en-AU"/>
        </w:rPr>
        <w:t xml:space="preserve"> this posed a dilemma - the Universe could not be younger than the stars or planets it contained! The problem was eventually resolved in the 1950s when the recalibration of the Cepheid period-luminosity relationship provided an age for the Universe in the range of 10-20 billion years.</w:t>
      </w:r>
    </w:p>
    <w:p w14:paraId="46EF2BC2" w14:textId="0BEE8ADA"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Even today astronomers spend a lot of time trying to determine a more precise and accurate value for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and thus also an age for the Universe. The age actually also depends on what model is assumed for the </w:t>
      </w:r>
      <w:hyperlink r:id="rId84" w:history="1">
        <w:r w:rsidRPr="00AC1768">
          <w:rPr>
            <w:rFonts w:ascii="Arial" w:eastAsia="Times New Roman" w:hAnsi="Arial" w:cs="Arial"/>
            <w:color w:val="22A3A6"/>
            <w:sz w:val="20"/>
            <w:szCs w:val="20"/>
            <w:u w:val="single"/>
            <w:lang w:eastAsia="en-AU"/>
          </w:rPr>
          <w:t>geometry of the Universe</w:t>
        </w:r>
      </w:hyperlink>
      <w:r w:rsidRPr="00AC1768">
        <w:rPr>
          <w:rFonts w:ascii="Arial" w:eastAsia="Times New Roman" w:hAnsi="Arial" w:cs="Arial"/>
          <w:color w:val="000000"/>
          <w:sz w:val="20"/>
          <w:szCs w:val="20"/>
          <w:lang w:eastAsia="en-AU"/>
        </w:rPr>
        <w:t>; flat, open or closed. Recent projects involve a range of methods and do not just rely on observations of Cepheids to calibrate their data. Estimates based on observations of the </w:t>
      </w:r>
      <w:hyperlink r:id="rId85" w:anchor="cmbr" w:history="1">
        <w:r w:rsidRPr="00AC1768">
          <w:rPr>
            <w:rFonts w:ascii="Arial" w:eastAsia="Times New Roman" w:hAnsi="Arial" w:cs="Arial"/>
            <w:color w:val="22A3A6"/>
            <w:sz w:val="20"/>
            <w:szCs w:val="20"/>
            <w:u w:val="single"/>
            <w:lang w:eastAsia="en-AU"/>
          </w:rPr>
          <w:t>cosmic microwave background radiation</w:t>
        </w:r>
      </w:hyperlink>
      <w:r w:rsidRPr="00AC1768">
        <w:rPr>
          <w:rFonts w:ascii="Arial" w:eastAsia="Times New Roman" w:hAnsi="Arial" w:cs="Arial"/>
          <w:color w:val="000000"/>
          <w:sz w:val="20"/>
          <w:szCs w:val="20"/>
          <w:lang w:eastAsia="en-AU"/>
        </w:rPr>
        <w:t> (CMBR) by the</w:t>
      </w:r>
      <w:r w:rsidR="00765FCC">
        <w:rPr>
          <w:rFonts w:ascii="Arial" w:eastAsia="Times New Roman" w:hAnsi="Arial" w:cs="Arial"/>
          <w:color w:val="000000"/>
          <w:sz w:val="20"/>
          <w:szCs w:val="20"/>
          <w:lang w:eastAsia="en-AU"/>
        </w:rPr>
        <w:t xml:space="preserve"> </w:t>
      </w:r>
      <w:hyperlink r:id="rId86" w:history="1">
        <w:r w:rsidRPr="00AC1768">
          <w:rPr>
            <w:rFonts w:ascii="Arial" w:eastAsia="Times New Roman" w:hAnsi="Arial" w:cs="Arial"/>
            <w:color w:val="22A3A6"/>
            <w:sz w:val="20"/>
            <w:szCs w:val="20"/>
            <w:u w:val="single"/>
            <w:lang w:eastAsia="en-AU"/>
          </w:rPr>
          <w:t>WMAP probe</w:t>
        </w:r>
      </w:hyperlink>
      <w:r w:rsidRPr="00AC1768">
        <w:rPr>
          <w:rFonts w:ascii="Arial" w:eastAsia="Times New Roman" w:hAnsi="Arial" w:cs="Arial"/>
          <w:color w:val="000000"/>
          <w:sz w:val="20"/>
          <w:szCs w:val="20"/>
          <w:lang w:eastAsia="en-AU"/>
        </w:rPr>
        <w:t> and other CMBR experiments currently suggest </w:t>
      </w:r>
      <w:r w:rsidRPr="00AC1768">
        <w:rPr>
          <w:rFonts w:ascii="Arial" w:eastAsia="Times New Roman" w:hAnsi="Arial" w:cs="Arial"/>
          <w:b/>
          <w:bCs/>
          <w:color w:val="000000"/>
          <w:sz w:val="20"/>
          <w:szCs w:val="20"/>
          <w:lang w:eastAsia="en-AU"/>
        </w:rPr>
        <w:t>an age of 13.7 billion years ± 1%</w:t>
      </w:r>
      <w:r w:rsidRPr="00AC1768">
        <w:rPr>
          <w:rFonts w:ascii="Arial" w:eastAsia="Times New Roman" w:hAnsi="Arial" w:cs="Arial"/>
          <w:color w:val="000000"/>
          <w:sz w:val="20"/>
          <w:szCs w:val="20"/>
          <w:lang w:eastAsia="en-AU"/>
        </w:rPr>
        <w:t> based on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 71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-1 </w:t>
      </w:r>
      <w:r w:rsidRPr="00AC1768">
        <w:rPr>
          <w:rFonts w:ascii="Arial" w:eastAsia="Times New Roman" w:hAnsi="Arial" w:cs="Arial"/>
          <w:color w:val="000000"/>
          <w:sz w:val="20"/>
          <w:szCs w:val="20"/>
          <w:lang w:eastAsia="en-AU"/>
        </w:rPr>
        <w:t>+4/-3. This agrees closely with the value determined by the </w:t>
      </w:r>
      <w:hyperlink r:id="rId87" w:history="1">
        <w:r w:rsidRPr="00AC1768">
          <w:rPr>
            <w:rFonts w:ascii="Arial" w:eastAsia="Times New Roman" w:hAnsi="Arial" w:cs="Arial"/>
            <w:color w:val="22A3A6"/>
            <w:sz w:val="20"/>
            <w:szCs w:val="20"/>
            <w:u w:val="single"/>
            <w:lang w:eastAsia="en-AU"/>
          </w:rPr>
          <w:t>Hubble Key Project</w:t>
        </w:r>
      </w:hyperlink>
      <w:r w:rsidRPr="00AC1768">
        <w:rPr>
          <w:rFonts w:ascii="Arial" w:eastAsia="Times New Roman" w:hAnsi="Arial" w:cs="Arial"/>
          <w:color w:val="000000"/>
          <w:sz w:val="20"/>
          <w:szCs w:val="20"/>
          <w:lang w:eastAsia="en-AU"/>
        </w:rPr>
        <w:t> team that used the Hubble Space Telescope to observe Cepheids in galaxies and calibrated their values with other techniques. They obtained a value of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 70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w:t>
      </w:r>
      <w:r w:rsidR="00765FCC">
        <w:rPr>
          <w:rFonts w:ascii="Arial" w:eastAsia="Times New Roman" w:hAnsi="Arial" w:cs="Arial"/>
          <w:color w:val="000000"/>
          <w:sz w:val="20"/>
          <w:szCs w:val="20"/>
          <w:u w:val="single"/>
          <w:lang w:eastAsia="en-AU"/>
        </w:rPr>
        <w:t>+</w:t>
      </w:r>
      <w:r w:rsidRPr="00AC1768">
        <w:rPr>
          <w:rFonts w:ascii="Arial" w:eastAsia="Times New Roman" w:hAnsi="Arial" w:cs="Arial"/>
          <w:color w:val="000000"/>
          <w:sz w:val="20"/>
          <w:szCs w:val="20"/>
          <w:lang w:eastAsia="en-AU"/>
        </w:rPr>
        <w:t xml:space="preserve"> 10%</w:t>
      </w:r>
    </w:p>
    <w:p w14:paraId="606E9CC6" w14:textId="77777777" w:rsidR="006360CD" w:rsidRDefault="006360CD" w:rsidP="006360CD">
      <w:bookmarkStart w:id="4" w:name="gamow"/>
      <w:bookmarkEnd w:id="4"/>
      <w:r>
        <w:br w:type="page"/>
      </w:r>
    </w:p>
    <w:p w14:paraId="0E8135F8" w14:textId="77777777" w:rsidR="006360CD" w:rsidRDefault="006360CD" w:rsidP="006360CD">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sidRPr="00746ED4">
        <w:rPr>
          <w:rFonts w:ascii="Arial" w:eastAsia="Times New Roman" w:hAnsi="Arial" w:cs="Arial"/>
          <w:b/>
          <w:bCs/>
          <w:color w:val="004B87"/>
          <w:kern w:val="36"/>
          <w:sz w:val="33"/>
          <w:szCs w:val="33"/>
          <w:lang w:eastAsia="en-AU"/>
        </w:rPr>
        <w:lastRenderedPageBreak/>
        <w:t>The Big Bang &amp; the </w:t>
      </w:r>
      <w:r w:rsidRPr="00746ED4">
        <w:rPr>
          <w:rFonts w:ascii="Arial" w:eastAsia="Times New Roman" w:hAnsi="Arial" w:cs="Arial"/>
          <w:b/>
          <w:bCs/>
          <w:i/>
          <w:iCs/>
          <w:color w:val="004B87"/>
          <w:kern w:val="36"/>
          <w:sz w:val="33"/>
          <w:szCs w:val="33"/>
          <w:lang w:eastAsia="en-AU"/>
        </w:rPr>
        <w:t>Standard</w:t>
      </w:r>
      <w:r w:rsidRPr="00746ED4">
        <w:rPr>
          <w:rFonts w:ascii="Arial" w:eastAsia="Times New Roman" w:hAnsi="Arial" w:cs="Arial"/>
          <w:b/>
          <w:bCs/>
          <w:color w:val="004B87"/>
          <w:kern w:val="36"/>
          <w:sz w:val="33"/>
          <w:szCs w:val="33"/>
          <w:lang w:eastAsia="en-AU"/>
        </w:rPr>
        <w:t> Model of the Universe</w:t>
      </w:r>
    </w:p>
    <w:p w14:paraId="0E001D00" w14:textId="77777777" w:rsidR="006360CD" w:rsidRPr="00AC1768" w:rsidRDefault="006360CD" w:rsidP="006360CD">
      <w:pPr>
        <w:shd w:val="clear" w:color="auto" w:fill="FFFFFF"/>
        <w:spacing w:after="0" w:line="240" w:lineRule="auto"/>
        <w:outlineLvl w:val="0"/>
        <w:rPr>
          <w:rFonts w:ascii="Arial" w:eastAsia="Times New Roman" w:hAnsi="Arial" w:cs="Arial"/>
          <w:b/>
          <w:bCs/>
          <w:color w:val="004B87"/>
          <w:kern w:val="36"/>
          <w:sz w:val="28"/>
          <w:szCs w:val="28"/>
          <w:lang w:eastAsia="en-AU"/>
        </w:rPr>
      </w:pPr>
      <w:r>
        <w:rPr>
          <w:rFonts w:ascii="Arial" w:eastAsia="Times New Roman" w:hAnsi="Arial" w:cs="Arial"/>
          <w:b/>
          <w:bCs/>
          <w:color w:val="004B87"/>
          <w:kern w:val="36"/>
          <w:sz w:val="28"/>
          <w:szCs w:val="28"/>
          <w:lang w:eastAsia="en-AU"/>
        </w:rPr>
        <w:t>From Australia Telescope National Facility</w:t>
      </w:r>
    </w:p>
    <w:p w14:paraId="35653B6D"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5" w:name="bboverview"/>
      <w:bookmarkEnd w:id="5"/>
      <w:r w:rsidRPr="00746ED4">
        <w:rPr>
          <w:rFonts w:ascii="Arial" w:eastAsia="Times New Roman" w:hAnsi="Arial" w:cs="Arial"/>
          <w:color w:val="004B87"/>
          <w:sz w:val="33"/>
          <w:szCs w:val="33"/>
          <w:lang w:eastAsia="en-AU"/>
        </w:rPr>
        <w:t>What is the Big Bang?</w:t>
      </w:r>
    </w:p>
    <w:p w14:paraId="07A5A7CE" w14:textId="7EE755B4"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"Big Bang" is the term given to what is currently the most widely accepted scientific model for the origin and evolution of the Universe. This model has supplanted other models such as the </w:t>
      </w:r>
      <w:hyperlink r:id="rId88" w:history="1">
        <w:r w:rsidRPr="00746ED4">
          <w:rPr>
            <w:rFonts w:ascii="Arial" w:eastAsia="Times New Roman" w:hAnsi="Arial" w:cs="Arial"/>
            <w:color w:val="22A3A6"/>
            <w:sz w:val="20"/>
            <w:szCs w:val="20"/>
            <w:u w:val="single"/>
            <w:lang w:eastAsia="en-AU"/>
          </w:rPr>
          <w:t>Steady State theory</w:t>
        </w:r>
      </w:hyperlink>
      <w:r w:rsidRPr="00746ED4">
        <w:rPr>
          <w:rFonts w:ascii="Arial" w:eastAsia="Times New Roman" w:hAnsi="Arial" w:cs="Arial"/>
          <w:color w:val="000000"/>
          <w:sz w:val="20"/>
          <w:szCs w:val="20"/>
          <w:lang w:eastAsia="en-AU"/>
        </w:rPr>
        <w:t> proposed by </w:t>
      </w:r>
      <w:r w:rsidRPr="00746ED4">
        <w:rPr>
          <w:rFonts w:ascii="Arial" w:eastAsia="Times New Roman" w:hAnsi="Arial" w:cs="Arial"/>
          <w:b/>
          <w:bCs/>
          <w:color w:val="000000"/>
          <w:sz w:val="20"/>
          <w:szCs w:val="20"/>
          <w:lang w:eastAsia="en-AU"/>
        </w:rPr>
        <w:t>Hoyle</w:t>
      </w:r>
      <w:r w:rsidRPr="00746ED4">
        <w:rPr>
          <w:rFonts w:ascii="Arial" w:eastAsia="Times New Roman" w:hAnsi="Arial" w:cs="Arial"/>
          <w:color w:val="000000"/>
          <w:sz w:val="20"/>
          <w:szCs w:val="20"/>
          <w:lang w:eastAsia="en-AU"/>
        </w:rPr>
        <w:t>, </w:t>
      </w:r>
      <w:r w:rsidRPr="00746ED4">
        <w:rPr>
          <w:rFonts w:ascii="Arial" w:eastAsia="Times New Roman" w:hAnsi="Arial" w:cs="Arial"/>
          <w:b/>
          <w:bCs/>
          <w:color w:val="000000"/>
          <w:sz w:val="20"/>
          <w:szCs w:val="20"/>
          <w:lang w:eastAsia="en-AU"/>
        </w:rPr>
        <w:t>Bondi</w:t>
      </w:r>
      <w:r w:rsidRPr="00746ED4">
        <w:rPr>
          <w:rFonts w:ascii="Arial" w:eastAsia="Times New Roman" w:hAnsi="Arial" w:cs="Arial"/>
          <w:color w:val="000000"/>
          <w:sz w:val="20"/>
          <w:szCs w:val="20"/>
          <w:lang w:eastAsia="en-AU"/>
        </w:rPr>
        <w:t> and </w:t>
      </w:r>
      <w:r w:rsidRPr="00746ED4">
        <w:rPr>
          <w:rFonts w:ascii="Arial" w:eastAsia="Times New Roman" w:hAnsi="Arial" w:cs="Arial"/>
          <w:b/>
          <w:bCs/>
          <w:color w:val="000000"/>
          <w:sz w:val="20"/>
          <w:szCs w:val="20"/>
          <w:lang w:eastAsia="en-AU"/>
        </w:rPr>
        <w:t>Gold</w:t>
      </w:r>
      <w:r w:rsidRPr="00746ED4">
        <w:rPr>
          <w:rFonts w:ascii="Arial" w:eastAsia="Times New Roman" w:hAnsi="Arial" w:cs="Arial"/>
          <w:color w:val="000000"/>
          <w:sz w:val="20"/>
          <w:szCs w:val="20"/>
          <w:lang w:eastAsia="en-AU"/>
        </w:rPr>
        <w:t xml:space="preserve"> in the 1940s. </w:t>
      </w:r>
      <w:r w:rsidR="00765FCC" w:rsidRPr="00746ED4">
        <w:rPr>
          <w:rFonts w:ascii="Arial" w:eastAsia="Times New Roman" w:hAnsi="Arial" w:cs="Arial"/>
          <w:color w:val="000000"/>
          <w:sz w:val="20"/>
          <w:szCs w:val="20"/>
          <w:lang w:eastAsia="en-AU"/>
        </w:rPr>
        <w:t>Indeed,</w:t>
      </w:r>
      <w:r w:rsidRPr="00746ED4">
        <w:rPr>
          <w:rFonts w:ascii="Arial" w:eastAsia="Times New Roman" w:hAnsi="Arial" w:cs="Arial"/>
          <w:color w:val="000000"/>
          <w:sz w:val="20"/>
          <w:szCs w:val="20"/>
          <w:lang w:eastAsia="en-AU"/>
        </w:rPr>
        <w:t xml:space="preserve"> it was Fred Hoyle who coined the term "big bang" as a derisory one in an interview in the 1960s.</w:t>
      </w:r>
    </w:p>
    <w:p w14:paraId="79235031" w14:textId="38B4050F"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In the Big Bang </w:t>
      </w:r>
      <w:r w:rsidR="00CE6733" w:rsidRPr="00746ED4">
        <w:rPr>
          <w:rFonts w:ascii="Arial" w:eastAsia="Times New Roman" w:hAnsi="Arial" w:cs="Arial"/>
          <w:color w:val="000000"/>
          <w:sz w:val="20"/>
          <w:szCs w:val="20"/>
          <w:lang w:eastAsia="en-AU"/>
        </w:rPr>
        <w:t>theory,</w:t>
      </w:r>
      <w:r w:rsidRPr="00746ED4">
        <w:rPr>
          <w:rFonts w:ascii="Arial" w:eastAsia="Times New Roman" w:hAnsi="Arial" w:cs="Arial"/>
          <w:color w:val="000000"/>
          <w:sz w:val="20"/>
          <w:szCs w:val="20"/>
          <w:lang w:eastAsia="en-AU"/>
        </w:rPr>
        <w:t xml:space="preserve"> the Universe comes into existence, creating time and space. Initially the Universe would have been extremely hot and dense. It expanded and cooled. Some of the energy involved was turned into matter. Current observations suggest an age for the Universe of about 13.7 billion years.</w:t>
      </w:r>
    </w:p>
    <w:p w14:paraId="5AC85725"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current success of the big bang model relies on several key areas of observational evidence and predictions. These are discussed briefly below.</w:t>
      </w:r>
    </w:p>
    <w:p w14:paraId="52C3FD48"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6" w:name="genrelativity"/>
      <w:bookmarkEnd w:id="6"/>
      <w:r w:rsidRPr="00746ED4">
        <w:rPr>
          <w:rFonts w:ascii="Arial" w:eastAsia="Times New Roman" w:hAnsi="Arial" w:cs="Arial"/>
          <w:color w:val="004B87"/>
          <w:sz w:val="33"/>
          <w:szCs w:val="33"/>
          <w:lang w:eastAsia="en-AU"/>
        </w:rPr>
        <w:t>Evidence for the Big Bang Model</w:t>
      </w:r>
    </w:p>
    <w:p w14:paraId="43D8A100"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There are several key areas of observational support for the big bang model. These are:</w:t>
      </w:r>
    </w:p>
    <w:p w14:paraId="68A561C7"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7" w:name="recession"/>
      <w:bookmarkEnd w:id="7"/>
      <w:r w:rsidRPr="00746ED4">
        <w:rPr>
          <w:rFonts w:ascii="Arial" w:eastAsia="Times New Roman" w:hAnsi="Arial" w:cs="Arial"/>
          <w:b/>
          <w:bCs/>
          <w:color w:val="000000"/>
          <w:sz w:val="18"/>
          <w:szCs w:val="18"/>
          <w:lang w:eastAsia="en-AU"/>
        </w:rPr>
        <w:t>Observed recession of galaxies</w:t>
      </w:r>
      <w:r w:rsidRPr="00746ED4">
        <w:rPr>
          <w:rFonts w:ascii="Arial" w:eastAsia="Times New Roman" w:hAnsi="Arial" w:cs="Arial"/>
          <w:color w:val="000000"/>
          <w:sz w:val="18"/>
          <w:szCs w:val="18"/>
          <w:lang w:eastAsia="en-AU"/>
        </w:rPr>
        <w:t>: The consensus among astronomers is that </w:t>
      </w:r>
      <w:hyperlink r:id="rId89" w:anchor="hubblelaw" w:history="1">
        <w:r w:rsidRPr="00746ED4">
          <w:rPr>
            <w:rFonts w:ascii="Arial" w:eastAsia="Times New Roman" w:hAnsi="Arial" w:cs="Arial"/>
            <w:color w:val="22A3A6"/>
            <w:sz w:val="18"/>
            <w:szCs w:val="18"/>
            <w:u w:val="single"/>
            <w:lang w:eastAsia="en-AU"/>
          </w:rPr>
          <w:t>Hubble's relationship</w:t>
        </w:r>
      </w:hyperlink>
      <w:r w:rsidRPr="00746ED4">
        <w:rPr>
          <w:rFonts w:ascii="Arial" w:eastAsia="Times New Roman" w:hAnsi="Arial" w:cs="Arial"/>
          <w:color w:val="000000"/>
          <w:sz w:val="18"/>
          <w:szCs w:val="18"/>
          <w:lang w:eastAsia="en-AU"/>
        </w:rPr>
        <w:t> between the distance to galaxies and their recession velocity is due to the expansion of space. More distant galaxies or clusters of galaxies exhibit higher redshift of their spectral lines than closer galaxies. This is then interpreted as more distant galaxies receding from us faster than closer ones. Note it is important to realise that it is the space between galaxies that is expanding. Galaxies themselves do not appear to expand as the local effects of gravity dominate over any space expansion.</w:t>
      </w:r>
    </w:p>
    <w:p w14:paraId="2BA4F4E6"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8" w:name="cmbr"/>
      <w:bookmarkEnd w:id="8"/>
      <w:r w:rsidRPr="00746ED4">
        <w:rPr>
          <w:rFonts w:ascii="Arial" w:eastAsia="Times New Roman" w:hAnsi="Arial" w:cs="Arial"/>
          <w:b/>
          <w:bCs/>
          <w:color w:val="000000"/>
          <w:sz w:val="18"/>
          <w:szCs w:val="18"/>
          <w:lang w:eastAsia="en-AU"/>
        </w:rPr>
        <w:t>Cosmic Microwave Background Radiation</w:t>
      </w:r>
      <w:r w:rsidRPr="00746ED4">
        <w:rPr>
          <w:rFonts w:ascii="Arial" w:eastAsia="Times New Roman" w:hAnsi="Arial" w:cs="Arial"/>
          <w:color w:val="000000"/>
          <w:sz w:val="18"/>
          <w:szCs w:val="18"/>
          <w:lang w:eastAsia="en-AU"/>
        </w:rPr>
        <w:t>: In 1965 two scientists working for Bell Telephone Laboratories, </w:t>
      </w:r>
      <w:r w:rsidRPr="00746ED4">
        <w:rPr>
          <w:rFonts w:ascii="Arial" w:eastAsia="Times New Roman" w:hAnsi="Arial" w:cs="Arial"/>
          <w:b/>
          <w:bCs/>
          <w:color w:val="000000"/>
          <w:sz w:val="18"/>
          <w:szCs w:val="18"/>
          <w:lang w:eastAsia="en-AU"/>
        </w:rPr>
        <w:t>Arno Penzias</w:t>
      </w:r>
      <w:r w:rsidRPr="00746ED4">
        <w:rPr>
          <w:rFonts w:ascii="Arial" w:eastAsia="Times New Roman" w:hAnsi="Arial" w:cs="Arial"/>
          <w:color w:val="000000"/>
          <w:sz w:val="18"/>
          <w:szCs w:val="18"/>
          <w:lang w:eastAsia="en-AU"/>
        </w:rPr>
        <w:t> and </w:t>
      </w:r>
      <w:r w:rsidRPr="00746ED4">
        <w:rPr>
          <w:rFonts w:ascii="Arial" w:eastAsia="Times New Roman" w:hAnsi="Arial" w:cs="Arial"/>
          <w:b/>
          <w:bCs/>
          <w:color w:val="000000"/>
          <w:sz w:val="18"/>
          <w:szCs w:val="18"/>
          <w:lang w:eastAsia="en-AU"/>
        </w:rPr>
        <w:t>Robert Wilson</w:t>
      </w:r>
      <w:r w:rsidRPr="00746ED4">
        <w:rPr>
          <w:rFonts w:ascii="Arial" w:eastAsia="Times New Roman" w:hAnsi="Arial" w:cs="Arial"/>
          <w:color w:val="000000"/>
          <w:sz w:val="18"/>
          <w:szCs w:val="18"/>
          <w:lang w:eastAsia="en-AU"/>
        </w:rPr>
        <w:t> were adapting a horn-shaped antenna near New York for use in radio astronomy. They encountered noise in the system and despite repeated and thorough attempts were unable to remove it or find its cause. They eventually realised that this "noise" was in fact remnant radiation from the big bang. Such radiation had been predicted by </w:t>
      </w:r>
      <w:hyperlink r:id="rId90" w:anchor="gamow" w:history="1">
        <w:r w:rsidRPr="00746ED4">
          <w:rPr>
            <w:rFonts w:ascii="Arial" w:eastAsia="Times New Roman" w:hAnsi="Arial" w:cs="Arial"/>
            <w:color w:val="22A3A6"/>
            <w:sz w:val="18"/>
            <w:szCs w:val="18"/>
            <w:u w:val="single"/>
            <w:lang w:eastAsia="en-AU"/>
          </w:rPr>
          <w:t>Gamow</w:t>
        </w:r>
      </w:hyperlink>
      <w:r w:rsidRPr="00746ED4">
        <w:rPr>
          <w:rFonts w:ascii="Arial" w:eastAsia="Times New Roman" w:hAnsi="Arial" w:cs="Arial"/>
          <w:color w:val="000000"/>
          <w:sz w:val="18"/>
          <w:szCs w:val="18"/>
          <w:lang w:eastAsia="en-AU"/>
        </w:rPr>
        <w:t> in the late 1940s. As the Universe expanded it cooled so that today the background radiation corresponds to a temperature of 2.725 K and has a black body spectrum.</w:t>
      </w:r>
    </w:p>
    <w:p w14:paraId="7253DAB7"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sectPr w:rsidR="00F15D4A" w:rsidSect="00B05A34">
          <w:footerReference w:type="default" r:id="rId91"/>
          <w:type w:val="continuous"/>
          <w:pgSz w:w="11906" w:h="16838"/>
          <w:pgMar w:top="720" w:right="720" w:bottom="720" w:left="720" w:header="708" w:footer="708" w:gutter="0"/>
          <w:cols w:space="708"/>
          <w:docGrid w:linePitch="360"/>
        </w:sectPr>
      </w:pPr>
    </w:p>
    <w:p w14:paraId="15FAA368"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5F5A6411" wp14:editId="29BDB67F">
            <wp:extent cx="3810000" cy="3342005"/>
            <wp:effectExtent l="0" t="0" r="0" b="0"/>
            <wp:docPr id="13" name="Picture 13" descr="COBE spectrum of cosmic microwav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BE spectrum of cosmic microwave backgroun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3342005"/>
                    </a:xfrm>
                    <a:prstGeom prst="rect">
                      <a:avLst/>
                    </a:prstGeom>
                    <a:noFill/>
                    <a:ln>
                      <a:noFill/>
                    </a:ln>
                  </pic:spPr>
                </pic:pic>
              </a:graphicData>
            </a:graphic>
          </wp:inline>
        </w:drawing>
      </w:r>
    </w:p>
    <w:p w14:paraId="4B5B893F"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WMAP</w:t>
      </w:r>
    </w:p>
    <w:p w14:paraId="11AD2622"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This plot shows the black-body nature of the cosmic microwave background radiation. The spectrum corresponds to background radiation with a temperature of 2.725 K. These measurements were made by the FIRAS instrument on the COBE satellite. The error bars for each measurement are smaller than the width of the red line.</w:t>
      </w:r>
    </w:p>
    <w:p w14:paraId="3A9C9D93" w14:textId="77777777" w:rsidR="00F15D4A" w:rsidRDefault="00F15D4A" w:rsidP="006360CD">
      <w:pPr>
        <w:shd w:val="clear" w:color="auto" w:fill="FFFFFF"/>
        <w:spacing w:after="150" w:line="240" w:lineRule="atLeast"/>
        <w:ind w:left="480"/>
        <w:jc w:val="both"/>
        <w:rPr>
          <w:rFonts w:ascii="Arial" w:eastAsia="Times New Roman" w:hAnsi="Arial" w:cs="Arial"/>
          <w:color w:val="000000"/>
          <w:sz w:val="20"/>
          <w:szCs w:val="20"/>
          <w:lang w:eastAsia="en-AU"/>
        </w:rPr>
        <w:sectPr w:rsidR="00F15D4A" w:rsidSect="00F15D4A">
          <w:type w:val="continuous"/>
          <w:pgSz w:w="11906" w:h="16838"/>
          <w:pgMar w:top="720" w:right="720" w:bottom="720" w:left="720" w:header="708" w:footer="708" w:gutter="0"/>
          <w:cols w:num="2" w:space="710" w:equalWidth="0">
            <w:col w:w="6180" w:space="710"/>
            <w:col w:w="3576"/>
          </w:cols>
          <w:docGrid w:linePitch="360"/>
        </w:sectPr>
      </w:pPr>
    </w:p>
    <w:p w14:paraId="2555E539" w14:textId="6D32E471" w:rsidR="006360CD" w:rsidRPr="00746ED4" w:rsidRDefault="006360CD" w:rsidP="006360CD">
      <w:pPr>
        <w:shd w:val="clear" w:color="auto" w:fill="FFFFFF"/>
        <w:spacing w:after="150" w:line="240" w:lineRule="atLeast"/>
        <w:ind w:left="480"/>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lastRenderedPageBreak/>
        <w:t>Over the last 15 years observations of this cosmic microwave background radiation (CMBR) from space-based missions such as </w:t>
      </w:r>
      <w:hyperlink r:id="rId93" w:history="1">
        <w:r w:rsidRPr="00746ED4">
          <w:rPr>
            <w:rFonts w:ascii="Arial" w:eastAsia="Times New Roman" w:hAnsi="Arial" w:cs="Arial"/>
            <w:color w:val="22A3A6"/>
            <w:sz w:val="20"/>
            <w:szCs w:val="20"/>
            <w:u w:val="single"/>
            <w:lang w:eastAsia="en-AU"/>
          </w:rPr>
          <w:t>COBE</w:t>
        </w:r>
      </w:hyperlink>
      <w:r w:rsidRPr="00746ED4">
        <w:rPr>
          <w:rFonts w:ascii="Arial" w:eastAsia="Times New Roman" w:hAnsi="Arial" w:cs="Arial"/>
          <w:color w:val="000000"/>
          <w:sz w:val="20"/>
          <w:szCs w:val="20"/>
          <w:lang w:eastAsia="en-AU"/>
        </w:rPr>
        <w:t> and </w:t>
      </w:r>
      <w:hyperlink r:id="rId94" w:history="1">
        <w:r w:rsidRPr="00746ED4">
          <w:rPr>
            <w:rFonts w:ascii="Arial" w:eastAsia="Times New Roman" w:hAnsi="Arial" w:cs="Arial"/>
            <w:color w:val="22A3A6"/>
            <w:sz w:val="20"/>
            <w:szCs w:val="20"/>
            <w:u w:val="single"/>
            <w:lang w:eastAsia="en-AU"/>
          </w:rPr>
          <w:t>WMAP</w:t>
        </w:r>
      </w:hyperlink>
      <w:r w:rsidR="00CE6733">
        <w:rPr>
          <w:rFonts w:ascii="Arial" w:eastAsia="Times New Roman" w:hAnsi="Arial" w:cs="Arial"/>
          <w:color w:val="22A3A6"/>
          <w:sz w:val="20"/>
          <w:szCs w:val="20"/>
          <w:u w:val="single"/>
          <w:lang w:eastAsia="en-AU"/>
        </w:rPr>
        <w:t xml:space="preserve"> </w:t>
      </w:r>
      <w:r w:rsidRPr="00746ED4">
        <w:rPr>
          <w:rFonts w:ascii="Arial" w:eastAsia="Times New Roman" w:hAnsi="Arial" w:cs="Arial"/>
          <w:color w:val="000000"/>
          <w:sz w:val="20"/>
          <w:szCs w:val="20"/>
          <w:lang w:eastAsia="en-AU"/>
        </w:rPr>
        <w:t>and balloon-based missions such as </w:t>
      </w:r>
      <w:hyperlink r:id="rId95" w:history="1">
        <w:r w:rsidRPr="00746ED4">
          <w:rPr>
            <w:rFonts w:ascii="Arial" w:eastAsia="Times New Roman" w:hAnsi="Arial" w:cs="Arial"/>
            <w:color w:val="22A3A6"/>
            <w:sz w:val="20"/>
            <w:szCs w:val="20"/>
            <w:u w:val="single"/>
            <w:lang w:eastAsia="en-AU"/>
          </w:rPr>
          <w:t>BOOMERanG</w:t>
        </w:r>
      </w:hyperlink>
      <w:r w:rsidRPr="00746ED4">
        <w:rPr>
          <w:rFonts w:ascii="Arial" w:eastAsia="Times New Roman" w:hAnsi="Arial" w:cs="Arial"/>
          <w:color w:val="000000"/>
          <w:sz w:val="20"/>
          <w:szCs w:val="20"/>
          <w:lang w:eastAsia="en-AU"/>
        </w:rPr>
        <w:t> that operated in the Antarctic have provided a wealth of details. We can now view the slight fluctuations or anisotropies in the CMBR with unprecedented detail and compare observations with theory more thoroughly. The image below shows how the resolution of the CMBR has improved since its discovery in the 1960s. These slight fluctuations in the CMBR intensity are thought to provide information about slight variations in density in the early Universe.</w:t>
      </w:r>
    </w:p>
    <w:p w14:paraId="6B4786DC"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6E0EE333" wp14:editId="4C2F1D27">
            <wp:extent cx="4143375" cy="3176532"/>
            <wp:effectExtent l="0" t="0" r="0" b="5080"/>
            <wp:docPr id="14" name="Picture 14" descr="Comparion of CMBR from 1960s, COBE and WMAP 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on of CMBR from 1960s, COBE and WMAP mission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53139" cy="3184018"/>
                    </a:xfrm>
                    <a:prstGeom prst="rect">
                      <a:avLst/>
                    </a:prstGeom>
                    <a:noFill/>
                    <a:ln>
                      <a:noFill/>
                    </a:ln>
                  </pic:spPr>
                </pic:pic>
              </a:graphicData>
            </a:graphic>
          </wp:inline>
        </w:drawing>
      </w:r>
    </w:p>
    <w:p w14:paraId="320D86E1"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t>
      </w:r>
      <w:hyperlink r:id="rId97" w:history="1">
        <w:r w:rsidRPr="00746ED4">
          <w:rPr>
            <w:rFonts w:ascii="Arial" w:eastAsia="Times New Roman" w:hAnsi="Arial" w:cs="Arial"/>
            <w:i/>
            <w:iCs/>
            <w:color w:val="22A3A6"/>
            <w:sz w:val="18"/>
            <w:szCs w:val="18"/>
            <w:u w:val="single"/>
            <w:lang w:eastAsia="en-AU"/>
          </w:rPr>
          <w:t>WMAP</w:t>
        </w:r>
      </w:hyperlink>
    </w:p>
    <w:p w14:paraId="4BFC4160"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Comparison of the level of detail of fluctuations in the CMBR from the 1960s through to the current WMAP mission.</w:t>
      </w:r>
    </w:p>
    <w:p w14:paraId="2764DF56"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9" w:name="elementratios"/>
      <w:bookmarkEnd w:id="9"/>
      <w:r w:rsidRPr="00746ED4">
        <w:rPr>
          <w:rFonts w:ascii="Arial" w:eastAsia="Times New Roman" w:hAnsi="Arial" w:cs="Arial"/>
          <w:b/>
          <w:bCs/>
          <w:color w:val="000000"/>
          <w:sz w:val="18"/>
          <w:szCs w:val="18"/>
          <w:lang w:eastAsia="en-AU"/>
        </w:rPr>
        <w:t>Ratios of primordial elements.</w:t>
      </w:r>
      <w:r w:rsidRPr="00746ED4">
        <w:rPr>
          <w:rFonts w:ascii="Arial" w:eastAsia="Times New Roman" w:hAnsi="Arial" w:cs="Arial"/>
          <w:color w:val="000000"/>
          <w:sz w:val="18"/>
          <w:szCs w:val="18"/>
          <w:lang w:eastAsia="en-AU"/>
        </w:rPr>
        <w:t> Astronomers are able to measure the relative amounts of the light nuclei hydrogen, deuterium (an isotope of hydrogen with one proton and one neutron), helium-3, helium-4 and lithium-7 in distant, unmixed clouds of primordial gas. The relative abundances of these nuclei correspond with the calculated predicted ratios from the Big Bang model.</w:t>
      </w:r>
    </w:p>
    <w:p w14:paraId="63D8A973"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10" w:name="cosmicevolution"/>
      <w:bookmarkEnd w:id="10"/>
      <w:r w:rsidRPr="00746ED4">
        <w:rPr>
          <w:rFonts w:ascii="Arial" w:eastAsia="Times New Roman" w:hAnsi="Arial" w:cs="Arial"/>
          <w:b/>
          <w:bCs/>
          <w:color w:val="000000"/>
          <w:sz w:val="18"/>
          <w:szCs w:val="18"/>
          <w:lang w:eastAsia="en-AU"/>
        </w:rPr>
        <w:t>Observed evolution of extragalactic objects over cosmic time</w:t>
      </w:r>
      <w:r w:rsidRPr="00746ED4">
        <w:rPr>
          <w:rFonts w:ascii="Arial" w:eastAsia="Times New Roman" w:hAnsi="Arial" w:cs="Arial"/>
          <w:color w:val="000000"/>
          <w:sz w:val="18"/>
          <w:szCs w:val="18"/>
          <w:lang w:eastAsia="en-AU"/>
        </w:rPr>
        <w:t>. Evidence for this initially came from radio surveys which showed that the more distant (hence older) parts of the Universe appeared to contain stronger radio sources than the local region. Quasars, for instance, are not found in our local region but are far more common at redshifts of 2 or 3. </w:t>
      </w:r>
      <w:r w:rsidRPr="00746ED4">
        <w:rPr>
          <w:rFonts w:ascii="Arial" w:eastAsia="Times New Roman" w:hAnsi="Arial" w:cs="Arial"/>
          <w:color w:val="000000"/>
          <w:sz w:val="18"/>
          <w:szCs w:val="18"/>
          <w:lang w:eastAsia="en-AU"/>
        </w:rPr>
        <w:br/>
        <w:t>Recent observations by the Hubble Space Telescope and other telescopes have provided our deepest ever views of the Universe and clearly show evidence of galactic evolution and earlier stages in their formation.</w:t>
      </w:r>
    </w:p>
    <w:p w14:paraId="09E99E5C" w14:textId="77777777" w:rsidR="006360CD" w:rsidRPr="00746ED4"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anchor distT="0" distB="0" distL="114300" distR="114300" simplePos="0" relativeHeight="251673600" behindDoc="0" locked="0" layoutInCell="1" allowOverlap="1" wp14:anchorId="467E444C" wp14:editId="750EFD5C">
            <wp:simplePos x="0" y="0"/>
            <wp:positionH relativeFrom="column">
              <wp:posOffset>209550</wp:posOffset>
            </wp:positionH>
            <wp:positionV relativeFrom="paragraph">
              <wp:posOffset>6350</wp:posOffset>
            </wp:positionV>
            <wp:extent cx="3514725" cy="2640467"/>
            <wp:effectExtent l="0" t="0" r="0" b="7620"/>
            <wp:wrapNone/>
            <wp:docPr id="9" name="Picture 9" descr="Evolution of spiral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of spiral galaxie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14725" cy="2640467"/>
                    </a:xfrm>
                    <a:prstGeom prst="rect">
                      <a:avLst/>
                    </a:prstGeom>
                    <a:noFill/>
                    <a:ln>
                      <a:noFill/>
                    </a:ln>
                  </pic:spPr>
                </pic:pic>
              </a:graphicData>
            </a:graphic>
          </wp:anchor>
        </w:drawing>
      </w:r>
    </w:p>
    <w:p w14:paraId="626CF361"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Pr>
          <w:rFonts w:ascii="Arial" w:eastAsia="Times New Roman" w:hAnsi="Arial" w:cs="Arial"/>
          <w:noProof/>
          <w:color w:val="000000"/>
          <w:sz w:val="18"/>
          <w:szCs w:val="18"/>
          <w:lang w:eastAsia="en-AU"/>
        </w:rPr>
        <mc:AlternateContent>
          <mc:Choice Requires="wps">
            <w:drawing>
              <wp:anchor distT="0" distB="0" distL="114300" distR="114300" simplePos="0" relativeHeight="251674624" behindDoc="0" locked="0" layoutInCell="1" allowOverlap="1" wp14:anchorId="5B1AA5E3" wp14:editId="285ACBDC">
                <wp:simplePos x="0" y="0"/>
                <wp:positionH relativeFrom="column">
                  <wp:posOffset>4057650</wp:posOffset>
                </wp:positionH>
                <wp:positionV relativeFrom="paragraph">
                  <wp:posOffset>95250</wp:posOffset>
                </wp:positionV>
                <wp:extent cx="2305050" cy="14382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305050" cy="1438275"/>
                        </a:xfrm>
                        <a:prstGeom prst="rect">
                          <a:avLst/>
                        </a:prstGeom>
                        <a:solidFill>
                          <a:schemeClr val="lt1"/>
                        </a:solidFill>
                        <a:ln w="6350">
                          <a:noFill/>
                        </a:ln>
                      </wps:spPr>
                      <wps:txbx>
                        <w:txbxContent>
                          <w:p w14:paraId="09E264B8"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99"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100"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F. Summers and Z. Levay (</w:t>
                            </w:r>
                            <w:hyperlink r:id="rId101" w:history="1">
                              <w:r w:rsidRPr="00746ED4">
                                <w:rPr>
                                  <w:rFonts w:ascii="Arial" w:eastAsia="Times New Roman" w:hAnsi="Arial" w:cs="Arial"/>
                                  <w:i/>
                                  <w:iCs/>
                                  <w:color w:val="22A3A6"/>
                                  <w:sz w:val="18"/>
                                  <w:szCs w:val="18"/>
                                  <w:u w:val="single"/>
                                  <w:lang w:eastAsia="en-AU"/>
                                </w:rPr>
                                <w:t>STScI</w:t>
                              </w:r>
                            </w:hyperlink>
                            <w:r w:rsidRPr="00746ED4">
                              <w:rPr>
                                <w:rFonts w:ascii="Arial" w:eastAsia="Times New Roman" w:hAnsi="Arial" w:cs="Arial"/>
                                <w:i/>
                                <w:iCs/>
                                <w:color w:val="000000"/>
                                <w:sz w:val="18"/>
                                <w:szCs w:val="18"/>
                                <w:lang w:eastAsia="en-AU"/>
                              </w:rPr>
                              <w:t>)</w:t>
                            </w:r>
                          </w:p>
                          <w:p w14:paraId="4D3E9B85"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14:paraId="75E10B64" w14:textId="77777777" w:rsidR="00F15D4A" w:rsidRDefault="00F15D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AA5E3" id="Text Box 28" o:spid="_x0000_s1029" type="#_x0000_t202" style="position:absolute;left:0;text-align:left;margin-left:319.5pt;margin-top:7.5pt;width:181.5pt;height:113.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" fillcolor="white [3201]" stroked="f" strokeweight=".5pt">
                <v:textbox>
                  <w:txbxContent>
                    <w:p w14:paraId="09E264B8"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103"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104"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F. Summers and Z. Levay (</w:t>
                      </w:r>
                      <w:hyperlink r:id="rId105" w:history="1">
                        <w:r w:rsidRPr="00746ED4">
                          <w:rPr>
                            <w:rFonts w:ascii="Arial" w:eastAsia="Times New Roman" w:hAnsi="Arial" w:cs="Arial"/>
                            <w:i/>
                            <w:iCs/>
                            <w:color w:val="22A3A6"/>
                            <w:sz w:val="18"/>
                            <w:szCs w:val="18"/>
                            <w:u w:val="single"/>
                            <w:lang w:eastAsia="en-AU"/>
                          </w:rPr>
                          <w:t>STScI</w:t>
                        </w:r>
                      </w:hyperlink>
                      <w:r w:rsidRPr="00746ED4">
                        <w:rPr>
                          <w:rFonts w:ascii="Arial" w:eastAsia="Times New Roman" w:hAnsi="Arial" w:cs="Arial"/>
                          <w:i/>
                          <w:iCs/>
                          <w:color w:val="000000"/>
                          <w:sz w:val="18"/>
                          <w:szCs w:val="18"/>
                          <w:lang w:eastAsia="en-AU"/>
                        </w:rPr>
                        <w:t>)</w:t>
                      </w:r>
                    </w:p>
                    <w:p w14:paraId="4D3E9B85"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14:paraId="75E10B64" w14:textId="77777777" w:rsidR="00F15D4A" w:rsidRDefault="00F15D4A"/>
                  </w:txbxContent>
                </v:textbox>
              </v:shape>
            </w:pict>
          </mc:Fallback>
        </mc:AlternateContent>
      </w:r>
    </w:p>
    <w:p w14:paraId="08C1C6C7"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0CF38169"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74B846B3"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5C7D2BA6"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49006B6D"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3026128F"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1" w:name="matterformation"/>
      <w:bookmarkEnd w:id="11"/>
      <w:r w:rsidRPr="00746ED4">
        <w:rPr>
          <w:rFonts w:ascii="Arial" w:eastAsia="Times New Roman" w:hAnsi="Arial" w:cs="Arial"/>
          <w:color w:val="004B87"/>
          <w:sz w:val="33"/>
          <w:szCs w:val="33"/>
          <w:lang w:eastAsia="en-AU"/>
        </w:rPr>
        <w:lastRenderedPageBreak/>
        <w:t>Formation of Matter</w:t>
      </w:r>
    </w:p>
    <w:p w14:paraId="3FA2C93F"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All matter, including the atoms in our bodies, the air we breathe and the gas in the Sun is composed is combinations of fundamental particles that were created during the Big Bang and subsequent evolution of the Universe. Before giving an outline of the key stages in the formation of matter we need to review the fundamental particles and forces in the Universe.</w:t>
      </w:r>
    </w:p>
    <w:p w14:paraId="630F52CC"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2" w:name="fundparticles"/>
      <w:bookmarkEnd w:id="12"/>
      <w:r w:rsidRPr="00746ED4">
        <w:rPr>
          <w:rFonts w:ascii="Arial" w:eastAsia="Times New Roman" w:hAnsi="Arial" w:cs="Arial"/>
          <w:color w:val="6D6F71"/>
          <w:sz w:val="27"/>
          <w:szCs w:val="27"/>
          <w:lang w:eastAsia="en-AU"/>
        </w:rPr>
        <w:t>Fundamental particles, the building blocks of the Universe</w:t>
      </w:r>
    </w:p>
    <w:p w14:paraId="5DE83EF0" w14:textId="5472B4A4"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Our current understanding of physics allows us to model events in the Universe nearly, but not quite back to the moment of the big bang. Significant developments in our understanding of the very early Universe are due to advances in high-energy </w:t>
      </w:r>
      <w:hyperlink r:id="rId106" w:history="1">
        <w:r w:rsidRPr="00746ED4">
          <w:rPr>
            <w:rFonts w:ascii="Arial" w:eastAsia="Times New Roman" w:hAnsi="Arial" w:cs="Arial"/>
            <w:color w:val="22A3A6"/>
            <w:sz w:val="20"/>
            <w:szCs w:val="20"/>
            <w:u w:val="single"/>
            <w:lang w:eastAsia="en-AU"/>
          </w:rPr>
          <w:t>particle physics</w:t>
        </w:r>
      </w:hyperlink>
      <w:r w:rsidRPr="00746ED4">
        <w:rPr>
          <w:rFonts w:ascii="Arial" w:eastAsia="Times New Roman" w:hAnsi="Arial" w:cs="Arial"/>
          <w:color w:val="000000"/>
          <w:sz w:val="20"/>
          <w:szCs w:val="20"/>
          <w:lang w:eastAsia="en-AU"/>
        </w:rPr>
        <w:t> and particle accelerators such as those at</w:t>
      </w:r>
      <w:r w:rsidR="00CE6733">
        <w:rPr>
          <w:rFonts w:ascii="Arial" w:eastAsia="Times New Roman" w:hAnsi="Arial" w:cs="Arial"/>
          <w:color w:val="000000"/>
          <w:sz w:val="20"/>
          <w:szCs w:val="20"/>
          <w:lang w:eastAsia="en-AU"/>
        </w:rPr>
        <w:t xml:space="preserve"> </w:t>
      </w:r>
      <w:hyperlink r:id="rId107" w:history="1">
        <w:r w:rsidRPr="00746ED4">
          <w:rPr>
            <w:rFonts w:ascii="Arial" w:eastAsia="Times New Roman" w:hAnsi="Arial" w:cs="Arial"/>
            <w:color w:val="22A3A6"/>
            <w:sz w:val="20"/>
            <w:szCs w:val="20"/>
            <w:u w:val="single"/>
            <w:lang w:eastAsia="en-AU"/>
          </w:rPr>
          <w:t>CERN</w:t>
        </w:r>
      </w:hyperlink>
      <w:r w:rsidRPr="00746ED4">
        <w:rPr>
          <w:rFonts w:ascii="Arial" w:eastAsia="Times New Roman" w:hAnsi="Arial" w:cs="Arial"/>
          <w:color w:val="000000"/>
          <w:sz w:val="20"/>
          <w:szCs w:val="20"/>
          <w:lang w:eastAsia="en-AU"/>
        </w:rPr>
        <w:t>. According to the "Standard Model" of particle physics we now know that all the matter around us is composed of combinations of only a few fundamental particles. These twelve particles fall into two families, </w:t>
      </w:r>
      <w:r w:rsidRPr="00746ED4">
        <w:rPr>
          <w:rFonts w:ascii="Arial" w:eastAsia="Times New Roman" w:hAnsi="Arial" w:cs="Arial"/>
          <w:i/>
          <w:iCs/>
          <w:color w:val="000000"/>
          <w:sz w:val="20"/>
          <w:szCs w:val="20"/>
          <w:lang w:eastAsia="en-AU"/>
        </w:rPr>
        <w:t>quarks</w:t>
      </w:r>
      <w:r w:rsidRPr="00746ED4">
        <w:rPr>
          <w:rFonts w:ascii="Arial" w:eastAsia="Times New Roman" w:hAnsi="Arial" w:cs="Arial"/>
          <w:color w:val="000000"/>
          <w:sz w:val="20"/>
          <w:szCs w:val="20"/>
          <w:lang w:eastAsia="en-AU"/>
        </w:rPr>
        <w:t> and </w:t>
      </w:r>
      <w:r w:rsidRPr="00746ED4">
        <w:rPr>
          <w:rFonts w:ascii="Arial" w:eastAsia="Times New Roman" w:hAnsi="Arial" w:cs="Arial"/>
          <w:i/>
          <w:iCs/>
          <w:color w:val="000000"/>
          <w:sz w:val="20"/>
          <w:szCs w:val="20"/>
          <w:lang w:eastAsia="en-AU"/>
        </w:rPr>
        <w:t>leptons</w:t>
      </w:r>
      <w:r w:rsidRPr="00746ED4">
        <w:rPr>
          <w:rFonts w:ascii="Arial" w:eastAsia="Times New Roman" w:hAnsi="Arial" w:cs="Arial"/>
          <w:color w:val="000000"/>
          <w:sz w:val="20"/>
          <w:szCs w:val="20"/>
          <w:lang w:eastAsia="en-AU"/>
        </w:rPr>
        <w:t>.</w:t>
      </w:r>
    </w:p>
    <w:p w14:paraId="31C36D6E" w14:textId="1C67BC55"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Quarks are the particles that group together to form </w:t>
      </w:r>
      <w:r w:rsidRPr="00746ED4">
        <w:rPr>
          <w:rFonts w:ascii="Arial" w:eastAsia="Times New Roman" w:hAnsi="Arial" w:cs="Arial"/>
          <w:i/>
          <w:iCs/>
          <w:color w:val="000000"/>
          <w:sz w:val="20"/>
          <w:szCs w:val="20"/>
          <w:lang w:eastAsia="en-AU"/>
        </w:rPr>
        <w:t>hadrons</w:t>
      </w:r>
      <w:r w:rsidRPr="00746ED4">
        <w:rPr>
          <w:rFonts w:ascii="Arial" w:eastAsia="Times New Roman" w:hAnsi="Arial" w:cs="Arial"/>
          <w:color w:val="000000"/>
          <w:sz w:val="20"/>
          <w:szCs w:val="20"/>
          <w:lang w:eastAsia="en-AU"/>
        </w:rPr>
        <w:t>. Hadrons made of three quarks in turn are called </w:t>
      </w:r>
      <w:r w:rsidRPr="00746ED4">
        <w:rPr>
          <w:rFonts w:ascii="Arial" w:eastAsia="Times New Roman" w:hAnsi="Arial" w:cs="Arial"/>
          <w:i/>
          <w:iCs/>
          <w:color w:val="000000"/>
          <w:sz w:val="20"/>
          <w:szCs w:val="20"/>
          <w:lang w:eastAsia="en-AU"/>
        </w:rPr>
        <w:t>baryons</w:t>
      </w:r>
      <w:r w:rsidRPr="00746ED4">
        <w:rPr>
          <w:rFonts w:ascii="Arial" w:eastAsia="Times New Roman" w:hAnsi="Arial" w:cs="Arial"/>
          <w:color w:val="000000"/>
          <w:sz w:val="20"/>
          <w:szCs w:val="20"/>
          <w:lang w:eastAsia="en-AU"/>
        </w:rPr>
        <w:t>. The most familiar baryons to us are the protons and neutrons that comprise the nuclei of the atoms in our bodies and the rest of the Universe. A proton comprises two </w:t>
      </w:r>
      <w:r w:rsidRPr="00746ED4">
        <w:rPr>
          <w:rFonts w:ascii="Arial" w:eastAsia="Times New Roman" w:hAnsi="Arial" w:cs="Arial"/>
          <w:i/>
          <w:iCs/>
          <w:color w:val="000000"/>
          <w:sz w:val="20"/>
          <w:szCs w:val="20"/>
          <w:lang w:eastAsia="en-AU"/>
        </w:rPr>
        <w:t>up</w:t>
      </w:r>
      <w:r w:rsidRPr="00746ED4">
        <w:rPr>
          <w:rFonts w:ascii="Arial" w:eastAsia="Times New Roman" w:hAnsi="Arial" w:cs="Arial"/>
          <w:color w:val="000000"/>
          <w:sz w:val="20"/>
          <w:szCs w:val="20"/>
          <w:lang w:eastAsia="en-AU"/>
        </w:rPr>
        <w:t> quarks and one </w:t>
      </w:r>
      <w:r w:rsidRPr="00746ED4">
        <w:rPr>
          <w:rFonts w:ascii="Arial" w:eastAsia="Times New Roman" w:hAnsi="Arial" w:cs="Arial"/>
          <w:i/>
          <w:iCs/>
          <w:color w:val="000000"/>
          <w:sz w:val="20"/>
          <w:szCs w:val="20"/>
          <w:lang w:eastAsia="en-AU"/>
        </w:rPr>
        <w:t>down</w:t>
      </w:r>
      <w:r w:rsidRPr="00746ED4">
        <w:rPr>
          <w:rFonts w:ascii="Arial" w:eastAsia="Times New Roman" w:hAnsi="Arial" w:cs="Arial"/>
          <w:color w:val="000000"/>
          <w:sz w:val="20"/>
          <w:szCs w:val="20"/>
          <w:lang w:eastAsia="en-AU"/>
        </w:rPr>
        <w:t xml:space="preserve"> quark, whilst a neutron has two down quarks and only one up quark. If you study the following </w:t>
      </w:r>
      <w:r w:rsidR="00CE6733" w:rsidRPr="00746ED4">
        <w:rPr>
          <w:rFonts w:ascii="Arial" w:eastAsia="Times New Roman" w:hAnsi="Arial" w:cs="Arial"/>
          <w:color w:val="000000"/>
          <w:sz w:val="20"/>
          <w:szCs w:val="20"/>
          <w:lang w:eastAsia="en-AU"/>
        </w:rPr>
        <w:t>table,</w:t>
      </w:r>
      <w:r w:rsidRPr="00746ED4">
        <w:rPr>
          <w:rFonts w:ascii="Arial" w:eastAsia="Times New Roman" w:hAnsi="Arial" w:cs="Arial"/>
          <w:color w:val="000000"/>
          <w:sz w:val="20"/>
          <w:szCs w:val="20"/>
          <w:lang w:eastAsia="en-AU"/>
        </w:rPr>
        <w:t xml:space="preserve"> you will see that quarks have charges that are fractions of the charge of an electron, </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Hence the overall or net charge of a proton = 2 × (+2</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/3) - 1 ×(-1</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/3) = +1</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and the overall charge of the neutron is 0.</w:t>
      </w:r>
    </w:p>
    <w:p w14:paraId="3149F28C"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Leptons include three charged particles, the </w:t>
      </w:r>
      <w:r w:rsidRPr="00746ED4">
        <w:rPr>
          <w:rFonts w:ascii="Arial" w:eastAsia="Times New Roman" w:hAnsi="Arial" w:cs="Arial"/>
          <w:i/>
          <w:iCs/>
          <w:color w:val="000000"/>
          <w:sz w:val="20"/>
          <w:szCs w:val="20"/>
          <w:lang w:eastAsia="en-AU"/>
        </w:rPr>
        <w:t>electron</w:t>
      </w:r>
      <w:r w:rsidRPr="00746ED4">
        <w:rPr>
          <w:rFonts w:ascii="Arial" w:eastAsia="Times New Roman" w:hAnsi="Arial" w:cs="Arial"/>
          <w:color w:val="000000"/>
          <w:sz w:val="20"/>
          <w:szCs w:val="20"/>
          <w:lang w:eastAsia="en-AU"/>
        </w:rPr>
        <w:t>, </w:t>
      </w:r>
      <w:r w:rsidRPr="00746ED4">
        <w:rPr>
          <w:rFonts w:ascii="Arial" w:eastAsia="Times New Roman" w:hAnsi="Arial" w:cs="Arial"/>
          <w:i/>
          <w:iCs/>
          <w:color w:val="000000"/>
          <w:sz w:val="20"/>
          <w:szCs w:val="20"/>
          <w:lang w:eastAsia="en-AU"/>
        </w:rPr>
        <w:t>muon</w:t>
      </w:r>
      <w:r w:rsidRPr="00746ED4">
        <w:rPr>
          <w:rFonts w:ascii="Arial" w:eastAsia="Times New Roman" w:hAnsi="Arial" w:cs="Arial"/>
          <w:color w:val="000000"/>
          <w:sz w:val="20"/>
          <w:szCs w:val="20"/>
          <w:lang w:eastAsia="en-AU"/>
        </w:rPr>
        <w:t> and </w:t>
      </w:r>
      <w:r w:rsidRPr="00746ED4">
        <w:rPr>
          <w:rFonts w:ascii="Arial" w:eastAsia="Times New Roman" w:hAnsi="Arial" w:cs="Arial"/>
          <w:i/>
          <w:iCs/>
          <w:color w:val="000000"/>
          <w:sz w:val="20"/>
          <w:szCs w:val="20"/>
          <w:lang w:eastAsia="en-AU"/>
        </w:rPr>
        <w:t>tau</w:t>
      </w:r>
      <w:r w:rsidRPr="00746ED4">
        <w:rPr>
          <w:rFonts w:ascii="Arial" w:eastAsia="Times New Roman" w:hAnsi="Arial" w:cs="Arial"/>
          <w:color w:val="000000"/>
          <w:sz w:val="20"/>
          <w:szCs w:val="20"/>
          <w:lang w:eastAsia="en-AU"/>
        </w:rPr>
        <w:t> particle. Each of these has an associated </w:t>
      </w:r>
      <w:r w:rsidRPr="00746ED4">
        <w:rPr>
          <w:rFonts w:ascii="Arial" w:eastAsia="Times New Roman" w:hAnsi="Arial" w:cs="Arial"/>
          <w:i/>
          <w:iCs/>
          <w:color w:val="000000"/>
          <w:sz w:val="20"/>
          <w:szCs w:val="20"/>
          <w:lang w:eastAsia="en-AU"/>
        </w:rPr>
        <w:t>neutrino</w:t>
      </w:r>
      <w:r w:rsidRPr="00746ED4">
        <w:rPr>
          <w:rFonts w:ascii="Arial" w:eastAsia="Times New Roman" w:hAnsi="Arial" w:cs="Arial"/>
          <w:color w:val="000000"/>
          <w:sz w:val="20"/>
          <w:szCs w:val="20"/>
          <w:lang w:eastAsia="en-AU"/>
        </w:rPr>
        <w:t> particle that is neutral.</w:t>
      </w:r>
    </w:p>
    <w:p w14:paraId="7CEAB9AD"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Together these twelve particles are the building blocks of </w:t>
      </w:r>
      <w:r w:rsidRPr="00746ED4">
        <w:rPr>
          <w:rFonts w:ascii="Arial" w:eastAsia="Times New Roman" w:hAnsi="Arial" w:cs="Arial"/>
          <w:i/>
          <w:iCs/>
          <w:color w:val="000000"/>
          <w:sz w:val="20"/>
          <w:szCs w:val="20"/>
          <w:lang w:eastAsia="en-AU"/>
        </w:rPr>
        <w:t>matter</w:t>
      </w:r>
      <w:r w:rsidRPr="00746ED4">
        <w:rPr>
          <w:rFonts w:ascii="Arial" w:eastAsia="Times New Roman" w:hAnsi="Arial" w:cs="Arial"/>
          <w:color w:val="000000"/>
          <w:sz w:val="20"/>
          <w:szCs w:val="20"/>
          <w:lang w:eastAsia="en-AU"/>
        </w:rPr>
        <w:t>. Interestingly though, each of them has a corresponding </w:t>
      </w:r>
      <w:r w:rsidRPr="00746ED4">
        <w:rPr>
          <w:rFonts w:ascii="Arial" w:eastAsia="Times New Roman" w:hAnsi="Arial" w:cs="Arial"/>
          <w:i/>
          <w:iCs/>
          <w:color w:val="000000"/>
          <w:sz w:val="20"/>
          <w:szCs w:val="20"/>
          <w:lang w:eastAsia="en-AU"/>
        </w:rPr>
        <w:t>antiparticle</w:t>
      </w:r>
      <w:r w:rsidRPr="00746ED4">
        <w:rPr>
          <w:rFonts w:ascii="Arial" w:eastAsia="Times New Roman" w:hAnsi="Arial" w:cs="Arial"/>
          <w:color w:val="000000"/>
          <w:sz w:val="20"/>
          <w:szCs w:val="20"/>
          <w:lang w:eastAsia="en-AU"/>
        </w:rPr>
        <w:t>. These differ only in having the opposite charge but have the same mass as the corresponding matter particle. These antiparticles collectively are known as </w:t>
      </w:r>
      <w:r w:rsidRPr="00746ED4">
        <w:rPr>
          <w:rFonts w:ascii="Arial" w:eastAsia="Times New Roman" w:hAnsi="Arial" w:cs="Arial"/>
          <w:i/>
          <w:iCs/>
          <w:color w:val="000000"/>
          <w:sz w:val="20"/>
          <w:szCs w:val="20"/>
          <w:lang w:eastAsia="en-AU"/>
        </w:rPr>
        <w:t>antimatter</w:t>
      </w:r>
      <w:r w:rsidRPr="00746ED4">
        <w:rPr>
          <w:rFonts w:ascii="Arial" w:eastAsia="Times New Roman" w:hAnsi="Arial" w:cs="Arial"/>
          <w:color w:val="000000"/>
          <w:sz w:val="20"/>
          <w:szCs w:val="20"/>
          <w:lang w:eastAsia="en-AU"/>
        </w:rPr>
        <w:t>.</w:t>
      </w:r>
    </w:p>
    <w:tbl>
      <w:tblPr>
        <w:tblpPr w:leftFromText="180" w:rightFromText="180" w:vertAnchor="text" w:horzAnchor="margin" w:tblpY="307"/>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
        <w:gridCol w:w="1605"/>
        <w:gridCol w:w="930"/>
        <w:gridCol w:w="1440"/>
        <w:gridCol w:w="1455"/>
      </w:tblGrid>
      <w:tr w:rsidR="00F15D4A" w:rsidRPr="00746ED4" w14:paraId="20E2A4C0" w14:textId="77777777" w:rsidTr="00F15D4A">
        <w:trPr>
          <w:tblHeader/>
          <w:tblCellSpacing w:w="15" w:type="dxa"/>
        </w:trPr>
        <w:tc>
          <w:tcPr>
            <w:tcW w:w="1005" w:type="dxa"/>
            <w:tcBorders>
              <w:bottom w:val="single" w:sz="18" w:space="0" w:color="CCCCCC"/>
            </w:tcBorders>
            <w:shd w:val="clear" w:color="auto" w:fill="auto"/>
            <w:tcMar>
              <w:top w:w="15" w:type="dxa"/>
              <w:left w:w="15" w:type="dxa"/>
              <w:bottom w:w="15" w:type="dxa"/>
              <w:right w:w="240" w:type="dxa"/>
            </w:tcMar>
            <w:hideMark/>
          </w:tcPr>
          <w:p w14:paraId="53E2135D"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Family</w:t>
            </w:r>
          </w:p>
        </w:tc>
        <w:tc>
          <w:tcPr>
            <w:tcW w:w="1575" w:type="dxa"/>
            <w:tcBorders>
              <w:bottom w:val="single" w:sz="18" w:space="0" w:color="CCCCCC"/>
            </w:tcBorders>
            <w:shd w:val="clear" w:color="auto" w:fill="auto"/>
            <w:tcMar>
              <w:top w:w="15" w:type="dxa"/>
              <w:left w:w="15" w:type="dxa"/>
              <w:bottom w:w="15" w:type="dxa"/>
              <w:right w:w="240" w:type="dxa"/>
            </w:tcMar>
            <w:hideMark/>
          </w:tcPr>
          <w:p w14:paraId="230DB7D2"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Name</w:t>
            </w:r>
          </w:p>
        </w:tc>
        <w:tc>
          <w:tcPr>
            <w:tcW w:w="900" w:type="dxa"/>
            <w:tcBorders>
              <w:bottom w:val="single" w:sz="18" w:space="0" w:color="CCCCCC"/>
            </w:tcBorders>
            <w:shd w:val="clear" w:color="auto" w:fill="auto"/>
            <w:tcMar>
              <w:top w:w="15" w:type="dxa"/>
              <w:left w:w="15" w:type="dxa"/>
              <w:bottom w:w="15" w:type="dxa"/>
              <w:right w:w="240" w:type="dxa"/>
            </w:tcMar>
            <w:hideMark/>
          </w:tcPr>
          <w:p w14:paraId="6051AF61"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Charge</w:t>
            </w:r>
          </w:p>
        </w:tc>
        <w:tc>
          <w:tcPr>
            <w:tcW w:w="1410" w:type="dxa"/>
            <w:tcBorders>
              <w:bottom w:val="single" w:sz="18" w:space="0" w:color="CCCCCC"/>
            </w:tcBorders>
            <w:shd w:val="clear" w:color="auto" w:fill="auto"/>
            <w:tcMar>
              <w:top w:w="15" w:type="dxa"/>
              <w:left w:w="15" w:type="dxa"/>
              <w:bottom w:w="15" w:type="dxa"/>
              <w:right w:w="240" w:type="dxa"/>
            </w:tcMar>
            <w:hideMark/>
          </w:tcPr>
          <w:p w14:paraId="38C21001"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Rest Mass</w:t>
            </w:r>
          </w:p>
        </w:tc>
        <w:tc>
          <w:tcPr>
            <w:tcW w:w="1410" w:type="dxa"/>
            <w:tcBorders>
              <w:bottom w:val="single" w:sz="18" w:space="0" w:color="CCCCCC"/>
            </w:tcBorders>
            <w:shd w:val="clear" w:color="auto" w:fill="auto"/>
            <w:tcMar>
              <w:top w:w="15" w:type="dxa"/>
              <w:left w:w="15" w:type="dxa"/>
              <w:bottom w:w="15" w:type="dxa"/>
              <w:right w:w="240" w:type="dxa"/>
            </w:tcMar>
            <w:hideMark/>
          </w:tcPr>
          <w:p w14:paraId="07ECC232"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Symbol</w:t>
            </w:r>
          </w:p>
        </w:tc>
      </w:tr>
      <w:tr w:rsidR="00F15D4A" w:rsidRPr="00746ED4" w14:paraId="2E29FD34" w14:textId="77777777" w:rsidTr="00F15D4A">
        <w:trPr>
          <w:tblCellSpacing w:w="15" w:type="dxa"/>
        </w:trPr>
        <w:tc>
          <w:tcPr>
            <w:tcW w:w="0" w:type="auto"/>
            <w:vMerge w:val="restart"/>
            <w:shd w:val="clear" w:color="auto" w:fill="auto"/>
            <w:hideMark/>
          </w:tcPr>
          <w:p w14:paraId="31D7102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Quarks</w:t>
            </w:r>
          </w:p>
        </w:tc>
        <w:tc>
          <w:tcPr>
            <w:tcW w:w="0" w:type="auto"/>
            <w:shd w:val="clear" w:color="auto" w:fill="auto"/>
            <w:hideMark/>
          </w:tcPr>
          <w:p w14:paraId="229356B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up</w:t>
            </w:r>
          </w:p>
        </w:tc>
        <w:tc>
          <w:tcPr>
            <w:tcW w:w="0" w:type="auto"/>
            <w:vMerge w:val="restart"/>
            <w:shd w:val="clear" w:color="auto" w:fill="auto"/>
            <w:hideMark/>
          </w:tcPr>
          <w:p w14:paraId="0971E327"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+2</w:t>
            </w:r>
            <w:r w:rsidRPr="00746ED4">
              <w:rPr>
                <w:rFonts w:ascii="Arial" w:eastAsia="Times New Roman" w:hAnsi="Arial" w:cs="Arial"/>
                <w:i/>
                <w:iCs/>
                <w:color w:val="000000"/>
                <w:sz w:val="18"/>
                <w:szCs w:val="18"/>
                <w:lang w:eastAsia="en-AU"/>
              </w:rPr>
              <w:t>e</w:t>
            </w:r>
            <w:r w:rsidRPr="00746ED4">
              <w:rPr>
                <w:rFonts w:ascii="Arial" w:eastAsia="Times New Roman" w:hAnsi="Arial" w:cs="Arial"/>
                <w:color w:val="000000"/>
                <w:sz w:val="18"/>
                <w:szCs w:val="18"/>
                <w:lang w:eastAsia="en-AU"/>
              </w:rPr>
              <w:t>/3</w:t>
            </w:r>
          </w:p>
        </w:tc>
        <w:tc>
          <w:tcPr>
            <w:tcW w:w="0" w:type="auto"/>
            <w:shd w:val="clear" w:color="auto" w:fill="auto"/>
            <w:hideMark/>
          </w:tcPr>
          <w:p w14:paraId="712405A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4 MeV</w:t>
            </w:r>
          </w:p>
        </w:tc>
        <w:tc>
          <w:tcPr>
            <w:tcW w:w="0" w:type="auto"/>
            <w:shd w:val="clear" w:color="auto" w:fill="auto"/>
            <w:hideMark/>
          </w:tcPr>
          <w:p w14:paraId="0DF94072"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u</w:t>
            </w:r>
          </w:p>
        </w:tc>
      </w:tr>
      <w:tr w:rsidR="00F15D4A" w:rsidRPr="00746ED4" w14:paraId="24AF4A91" w14:textId="77777777" w:rsidTr="00F15D4A">
        <w:trPr>
          <w:tblCellSpacing w:w="15" w:type="dxa"/>
        </w:trPr>
        <w:tc>
          <w:tcPr>
            <w:tcW w:w="0" w:type="auto"/>
            <w:vMerge/>
            <w:shd w:val="clear" w:color="auto" w:fill="auto"/>
            <w:vAlign w:val="center"/>
            <w:hideMark/>
          </w:tcPr>
          <w:p w14:paraId="1BE378AD"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09954F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charm</w:t>
            </w:r>
          </w:p>
        </w:tc>
        <w:tc>
          <w:tcPr>
            <w:tcW w:w="0" w:type="auto"/>
            <w:vMerge/>
            <w:shd w:val="clear" w:color="auto" w:fill="auto"/>
            <w:hideMark/>
          </w:tcPr>
          <w:p w14:paraId="155CA86D"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1EB60F47"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1,250 MeV</w:t>
            </w:r>
          </w:p>
        </w:tc>
        <w:tc>
          <w:tcPr>
            <w:tcW w:w="0" w:type="auto"/>
            <w:shd w:val="clear" w:color="auto" w:fill="auto"/>
            <w:hideMark/>
          </w:tcPr>
          <w:p w14:paraId="4974E62E"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w:t>
            </w:r>
          </w:p>
        </w:tc>
      </w:tr>
      <w:tr w:rsidR="00F15D4A" w:rsidRPr="00746ED4" w14:paraId="3DB117E0" w14:textId="77777777" w:rsidTr="00F15D4A">
        <w:trPr>
          <w:tblCellSpacing w:w="15" w:type="dxa"/>
        </w:trPr>
        <w:tc>
          <w:tcPr>
            <w:tcW w:w="0" w:type="auto"/>
            <w:vMerge/>
            <w:shd w:val="clear" w:color="auto" w:fill="auto"/>
            <w:vAlign w:val="center"/>
            <w:hideMark/>
          </w:tcPr>
          <w:p w14:paraId="73CC625B"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2E63A6B"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top</w:t>
            </w:r>
          </w:p>
        </w:tc>
        <w:tc>
          <w:tcPr>
            <w:tcW w:w="0" w:type="auto"/>
            <w:vMerge/>
            <w:shd w:val="clear" w:color="auto" w:fill="auto"/>
            <w:hideMark/>
          </w:tcPr>
          <w:p w14:paraId="555BCA00"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D61458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~1,784,000 MeV</w:t>
            </w:r>
          </w:p>
        </w:tc>
        <w:tc>
          <w:tcPr>
            <w:tcW w:w="0" w:type="auto"/>
            <w:shd w:val="clear" w:color="auto" w:fill="auto"/>
            <w:hideMark/>
          </w:tcPr>
          <w:p w14:paraId="57B45F19"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w:t>
            </w:r>
          </w:p>
        </w:tc>
      </w:tr>
      <w:tr w:rsidR="00F15D4A" w:rsidRPr="00746ED4" w14:paraId="3409F9F4" w14:textId="77777777" w:rsidTr="00F15D4A">
        <w:trPr>
          <w:tblCellSpacing w:w="15" w:type="dxa"/>
        </w:trPr>
        <w:tc>
          <w:tcPr>
            <w:tcW w:w="0" w:type="auto"/>
            <w:vMerge/>
            <w:shd w:val="clear" w:color="auto" w:fill="auto"/>
            <w:vAlign w:val="center"/>
            <w:hideMark/>
          </w:tcPr>
          <w:p w14:paraId="4DEDC564"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5BA5F1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down</w:t>
            </w:r>
          </w:p>
        </w:tc>
        <w:tc>
          <w:tcPr>
            <w:tcW w:w="0" w:type="auto"/>
            <w:vMerge w:val="restart"/>
            <w:shd w:val="clear" w:color="auto" w:fill="auto"/>
            <w:hideMark/>
          </w:tcPr>
          <w:p w14:paraId="49DE3C4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w:t>
            </w:r>
            <w:r w:rsidRPr="00746ED4">
              <w:rPr>
                <w:rFonts w:ascii="Arial" w:eastAsia="Times New Roman" w:hAnsi="Arial" w:cs="Arial"/>
                <w:i/>
                <w:iCs/>
                <w:color w:val="000000"/>
                <w:sz w:val="18"/>
                <w:szCs w:val="18"/>
                <w:lang w:eastAsia="en-AU"/>
              </w:rPr>
              <w:t>e</w:t>
            </w:r>
            <w:r w:rsidRPr="00746ED4">
              <w:rPr>
                <w:rFonts w:ascii="Arial" w:eastAsia="Times New Roman" w:hAnsi="Arial" w:cs="Arial"/>
                <w:color w:val="000000"/>
                <w:sz w:val="18"/>
                <w:szCs w:val="18"/>
                <w:lang w:eastAsia="en-AU"/>
              </w:rPr>
              <w:t>/3</w:t>
            </w:r>
          </w:p>
        </w:tc>
        <w:tc>
          <w:tcPr>
            <w:tcW w:w="0" w:type="auto"/>
            <w:shd w:val="clear" w:color="auto" w:fill="auto"/>
            <w:hideMark/>
          </w:tcPr>
          <w:p w14:paraId="6DBAA07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6 MeV</w:t>
            </w:r>
          </w:p>
        </w:tc>
        <w:tc>
          <w:tcPr>
            <w:tcW w:w="0" w:type="auto"/>
            <w:shd w:val="clear" w:color="auto" w:fill="auto"/>
            <w:hideMark/>
          </w:tcPr>
          <w:p w14:paraId="2BAA018B"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w:t>
            </w:r>
          </w:p>
        </w:tc>
      </w:tr>
      <w:tr w:rsidR="00F15D4A" w:rsidRPr="00746ED4" w14:paraId="4E303003" w14:textId="77777777" w:rsidTr="00F15D4A">
        <w:trPr>
          <w:tblCellSpacing w:w="15" w:type="dxa"/>
        </w:trPr>
        <w:tc>
          <w:tcPr>
            <w:tcW w:w="0" w:type="auto"/>
            <w:vMerge/>
            <w:shd w:val="clear" w:color="auto" w:fill="auto"/>
            <w:vAlign w:val="center"/>
            <w:hideMark/>
          </w:tcPr>
          <w:p w14:paraId="7DC6D1EA"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F6FFAC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strange</w:t>
            </w:r>
          </w:p>
        </w:tc>
        <w:tc>
          <w:tcPr>
            <w:tcW w:w="0" w:type="auto"/>
            <w:vMerge/>
            <w:shd w:val="clear" w:color="auto" w:fill="auto"/>
            <w:hideMark/>
          </w:tcPr>
          <w:p w14:paraId="15F3F551"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B16DC2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110 MeV</w:t>
            </w:r>
          </w:p>
        </w:tc>
        <w:tc>
          <w:tcPr>
            <w:tcW w:w="0" w:type="auto"/>
            <w:shd w:val="clear" w:color="auto" w:fill="auto"/>
            <w:hideMark/>
          </w:tcPr>
          <w:p w14:paraId="47096338"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w:t>
            </w:r>
          </w:p>
        </w:tc>
      </w:tr>
      <w:tr w:rsidR="00F15D4A" w:rsidRPr="00746ED4" w14:paraId="62919F2D" w14:textId="77777777" w:rsidTr="00F15D4A">
        <w:trPr>
          <w:tblCellSpacing w:w="15" w:type="dxa"/>
        </w:trPr>
        <w:tc>
          <w:tcPr>
            <w:tcW w:w="0" w:type="auto"/>
            <w:vMerge/>
            <w:shd w:val="clear" w:color="auto" w:fill="auto"/>
            <w:vAlign w:val="center"/>
            <w:hideMark/>
          </w:tcPr>
          <w:p w14:paraId="29AEC6AC"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108775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bottom</w:t>
            </w:r>
          </w:p>
        </w:tc>
        <w:tc>
          <w:tcPr>
            <w:tcW w:w="0" w:type="auto"/>
            <w:vMerge/>
            <w:shd w:val="clear" w:color="auto" w:fill="auto"/>
            <w:hideMark/>
          </w:tcPr>
          <w:p w14:paraId="2CD65F87"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71B969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4,100 MeV</w:t>
            </w:r>
          </w:p>
        </w:tc>
        <w:tc>
          <w:tcPr>
            <w:tcW w:w="0" w:type="auto"/>
            <w:shd w:val="clear" w:color="auto" w:fill="auto"/>
            <w:hideMark/>
          </w:tcPr>
          <w:p w14:paraId="386DACF9"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w:t>
            </w:r>
          </w:p>
        </w:tc>
      </w:tr>
      <w:tr w:rsidR="00F15D4A" w:rsidRPr="00746ED4" w14:paraId="6BF2B6FE" w14:textId="77777777" w:rsidTr="00F15D4A">
        <w:trPr>
          <w:tblCellSpacing w:w="15" w:type="dxa"/>
        </w:trPr>
        <w:tc>
          <w:tcPr>
            <w:tcW w:w="0" w:type="auto"/>
            <w:vMerge w:val="restart"/>
            <w:shd w:val="clear" w:color="auto" w:fill="auto"/>
            <w:hideMark/>
          </w:tcPr>
          <w:p w14:paraId="07946F9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Leptons</w:t>
            </w:r>
          </w:p>
        </w:tc>
        <w:tc>
          <w:tcPr>
            <w:tcW w:w="0" w:type="auto"/>
            <w:shd w:val="clear" w:color="auto" w:fill="auto"/>
            <w:hideMark/>
          </w:tcPr>
          <w:p w14:paraId="6488EEEE"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w:t>
            </w:r>
          </w:p>
        </w:tc>
        <w:tc>
          <w:tcPr>
            <w:tcW w:w="0" w:type="auto"/>
            <w:vMerge w:val="restart"/>
            <w:shd w:val="clear" w:color="auto" w:fill="auto"/>
            <w:hideMark/>
          </w:tcPr>
          <w:p w14:paraId="744317D2"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w:t>
            </w:r>
            <w:r w:rsidRPr="00746ED4">
              <w:rPr>
                <w:rFonts w:ascii="Arial" w:eastAsia="Times New Roman" w:hAnsi="Arial" w:cs="Arial"/>
                <w:i/>
                <w:iCs/>
                <w:color w:val="000000"/>
                <w:sz w:val="18"/>
                <w:szCs w:val="18"/>
                <w:lang w:eastAsia="en-AU"/>
              </w:rPr>
              <w:t>e</w:t>
            </w:r>
          </w:p>
        </w:tc>
        <w:tc>
          <w:tcPr>
            <w:tcW w:w="0" w:type="auto"/>
            <w:shd w:val="clear" w:color="auto" w:fill="auto"/>
            <w:hideMark/>
          </w:tcPr>
          <w:p w14:paraId="4CF5BAB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0.511 MeV</w:t>
            </w:r>
          </w:p>
        </w:tc>
        <w:tc>
          <w:tcPr>
            <w:tcW w:w="0" w:type="auto"/>
            <w:shd w:val="clear" w:color="auto" w:fill="auto"/>
            <w:hideMark/>
          </w:tcPr>
          <w:p w14:paraId="0A07E541"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w:t>
            </w:r>
            <w:r w:rsidRPr="00746ED4">
              <w:rPr>
                <w:rFonts w:ascii="Arial" w:eastAsia="Times New Roman" w:hAnsi="Arial" w:cs="Arial"/>
                <w:color w:val="000000"/>
                <w:sz w:val="15"/>
                <w:szCs w:val="15"/>
                <w:vertAlign w:val="superscript"/>
                <w:lang w:eastAsia="en-AU"/>
              </w:rPr>
              <w:t>-</w:t>
            </w:r>
          </w:p>
        </w:tc>
      </w:tr>
      <w:tr w:rsidR="00F15D4A" w:rsidRPr="00746ED4" w14:paraId="0E68CF1B" w14:textId="77777777" w:rsidTr="00F15D4A">
        <w:trPr>
          <w:tblCellSpacing w:w="15" w:type="dxa"/>
        </w:trPr>
        <w:tc>
          <w:tcPr>
            <w:tcW w:w="0" w:type="auto"/>
            <w:vMerge/>
            <w:shd w:val="clear" w:color="auto" w:fill="auto"/>
            <w:vAlign w:val="center"/>
            <w:hideMark/>
          </w:tcPr>
          <w:p w14:paraId="596319F2"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E7338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muon</w:t>
            </w:r>
          </w:p>
        </w:tc>
        <w:tc>
          <w:tcPr>
            <w:tcW w:w="0" w:type="auto"/>
            <w:vMerge/>
            <w:shd w:val="clear" w:color="auto" w:fill="auto"/>
            <w:hideMark/>
          </w:tcPr>
          <w:p w14:paraId="45AFA67E"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E930650"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105.7 MeV</w:t>
            </w:r>
          </w:p>
        </w:tc>
        <w:tc>
          <w:tcPr>
            <w:tcW w:w="0" w:type="auto"/>
            <w:shd w:val="clear" w:color="auto" w:fill="auto"/>
            <w:hideMark/>
          </w:tcPr>
          <w:p w14:paraId="69662365"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μ</w:t>
            </w:r>
            <w:r w:rsidRPr="00746ED4">
              <w:rPr>
                <w:rFonts w:ascii="Arial" w:eastAsia="Times New Roman" w:hAnsi="Arial" w:cs="Arial"/>
                <w:color w:val="000000"/>
                <w:sz w:val="15"/>
                <w:szCs w:val="15"/>
                <w:vertAlign w:val="superscript"/>
                <w:lang w:eastAsia="en-AU"/>
              </w:rPr>
              <w:t>-</w:t>
            </w:r>
          </w:p>
        </w:tc>
      </w:tr>
      <w:tr w:rsidR="00F15D4A" w:rsidRPr="00746ED4" w14:paraId="396754DE" w14:textId="77777777" w:rsidTr="00F15D4A">
        <w:trPr>
          <w:tblCellSpacing w:w="15" w:type="dxa"/>
        </w:trPr>
        <w:tc>
          <w:tcPr>
            <w:tcW w:w="0" w:type="auto"/>
            <w:vMerge/>
            <w:shd w:val="clear" w:color="auto" w:fill="auto"/>
            <w:vAlign w:val="center"/>
            <w:hideMark/>
          </w:tcPr>
          <w:p w14:paraId="65DE0A7C"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1245226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tau</w:t>
            </w:r>
          </w:p>
        </w:tc>
        <w:tc>
          <w:tcPr>
            <w:tcW w:w="0" w:type="auto"/>
            <w:vMerge/>
            <w:shd w:val="clear" w:color="auto" w:fill="auto"/>
            <w:hideMark/>
          </w:tcPr>
          <w:p w14:paraId="014647E1"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040308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1784 MeV</w:t>
            </w:r>
          </w:p>
        </w:tc>
        <w:tc>
          <w:tcPr>
            <w:tcW w:w="0" w:type="auto"/>
            <w:shd w:val="clear" w:color="auto" w:fill="auto"/>
            <w:hideMark/>
          </w:tcPr>
          <w:p w14:paraId="3992377C"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τ</w:t>
            </w:r>
            <w:r w:rsidRPr="00746ED4">
              <w:rPr>
                <w:rFonts w:ascii="Arial" w:eastAsia="Times New Roman" w:hAnsi="Arial" w:cs="Arial"/>
                <w:color w:val="000000"/>
                <w:sz w:val="15"/>
                <w:szCs w:val="15"/>
                <w:vertAlign w:val="superscript"/>
                <w:lang w:eastAsia="en-AU"/>
              </w:rPr>
              <w:t>-</w:t>
            </w:r>
          </w:p>
        </w:tc>
      </w:tr>
      <w:tr w:rsidR="00F15D4A" w:rsidRPr="00746ED4" w14:paraId="686617B5" w14:textId="77777777" w:rsidTr="00F15D4A">
        <w:trPr>
          <w:tblCellSpacing w:w="15" w:type="dxa"/>
        </w:trPr>
        <w:tc>
          <w:tcPr>
            <w:tcW w:w="0" w:type="auto"/>
            <w:vMerge/>
            <w:shd w:val="clear" w:color="auto" w:fill="auto"/>
            <w:vAlign w:val="center"/>
            <w:hideMark/>
          </w:tcPr>
          <w:p w14:paraId="4C2F9B4B"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965737F"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 neutrino</w:t>
            </w:r>
          </w:p>
        </w:tc>
        <w:tc>
          <w:tcPr>
            <w:tcW w:w="0" w:type="auto"/>
            <w:vMerge w:val="restart"/>
            <w:shd w:val="clear" w:color="auto" w:fill="auto"/>
            <w:hideMark/>
          </w:tcPr>
          <w:p w14:paraId="240CB484"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w:t>
            </w:r>
          </w:p>
        </w:tc>
        <w:tc>
          <w:tcPr>
            <w:tcW w:w="0" w:type="auto"/>
            <w:shd w:val="clear" w:color="auto" w:fill="auto"/>
            <w:hideMark/>
          </w:tcPr>
          <w:p w14:paraId="1675FC94"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&lt;2.5 eV</w:t>
            </w:r>
          </w:p>
        </w:tc>
        <w:tc>
          <w:tcPr>
            <w:tcW w:w="0" w:type="auto"/>
            <w:shd w:val="clear" w:color="auto" w:fill="auto"/>
            <w:hideMark/>
          </w:tcPr>
          <w:p w14:paraId="47677E5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e</w:t>
            </w:r>
          </w:p>
        </w:tc>
      </w:tr>
      <w:tr w:rsidR="00F15D4A" w:rsidRPr="00746ED4" w14:paraId="071847F7" w14:textId="77777777" w:rsidTr="00F15D4A">
        <w:trPr>
          <w:tblCellSpacing w:w="15" w:type="dxa"/>
        </w:trPr>
        <w:tc>
          <w:tcPr>
            <w:tcW w:w="0" w:type="auto"/>
            <w:vMerge/>
            <w:shd w:val="clear" w:color="auto" w:fill="auto"/>
            <w:vAlign w:val="center"/>
            <w:hideMark/>
          </w:tcPr>
          <w:p w14:paraId="2FA867A0"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A9C3C0A"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muon neutrino</w:t>
            </w:r>
          </w:p>
        </w:tc>
        <w:tc>
          <w:tcPr>
            <w:tcW w:w="0" w:type="auto"/>
            <w:vMerge/>
            <w:shd w:val="clear" w:color="auto" w:fill="auto"/>
            <w:hideMark/>
          </w:tcPr>
          <w:p w14:paraId="06B84073"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58D361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&lt;170 keV</w:t>
            </w:r>
          </w:p>
        </w:tc>
        <w:tc>
          <w:tcPr>
            <w:tcW w:w="0" w:type="auto"/>
            <w:shd w:val="clear" w:color="auto" w:fill="auto"/>
            <w:hideMark/>
          </w:tcPr>
          <w:p w14:paraId="7560368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μ</w:t>
            </w:r>
          </w:p>
        </w:tc>
      </w:tr>
      <w:tr w:rsidR="00F15D4A" w:rsidRPr="00746ED4" w14:paraId="615303E7" w14:textId="77777777" w:rsidTr="00F15D4A">
        <w:trPr>
          <w:tblCellSpacing w:w="15" w:type="dxa"/>
        </w:trPr>
        <w:tc>
          <w:tcPr>
            <w:tcW w:w="0" w:type="auto"/>
            <w:vMerge/>
            <w:shd w:val="clear" w:color="auto" w:fill="auto"/>
            <w:vAlign w:val="center"/>
            <w:hideMark/>
          </w:tcPr>
          <w:p w14:paraId="498D7252"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2679858"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tau neutrino</w:t>
            </w:r>
          </w:p>
        </w:tc>
        <w:tc>
          <w:tcPr>
            <w:tcW w:w="0" w:type="auto"/>
            <w:vMerge/>
            <w:shd w:val="clear" w:color="auto" w:fill="auto"/>
            <w:hideMark/>
          </w:tcPr>
          <w:p w14:paraId="6B4C38AA"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626C3A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&lt;18 MeV</w:t>
            </w:r>
          </w:p>
        </w:tc>
        <w:tc>
          <w:tcPr>
            <w:tcW w:w="0" w:type="auto"/>
            <w:shd w:val="clear" w:color="auto" w:fill="auto"/>
            <w:hideMark/>
          </w:tcPr>
          <w:p w14:paraId="782C94BD"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τ</w:t>
            </w:r>
          </w:p>
        </w:tc>
      </w:tr>
    </w:tbl>
    <w:p w14:paraId="48C9AED3" w14:textId="77777777" w:rsidR="00F15D4A" w:rsidRDefault="00F15D4A" w:rsidP="00F15D4A">
      <w:pPr>
        <w:rPr>
          <w:rFonts w:ascii="Arial" w:eastAsia="Times New Roman" w:hAnsi="Arial" w:cs="Arial"/>
          <w:color w:val="000000"/>
          <w:sz w:val="18"/>
          <w:szCs w:val="18"/>
          <w:lang w:eastAsia="en-AU"/>
        </w:rPr>
      </w:pPr>
    </w:p>
    <w:p w14:paraId="7C44C2CB" w14:textId="77777777" w:rsidR="00F15D4A" w:rsidRDefault="00F15D4A" w:rsidP="00F15D4A">
      <w:pPr>
        <w:rPr>
          <w:rFonts w:ascii="Arial" w:eastAsia="Times New Roman" w:hAnsi="Arial" w:cs="Arial"/>
          <w:color w:val="000000"/>
          <w:sz w:val="18"/>
          <w:szCs w:val="18"/>
          <w:lang w:eastAsia="en-AU"/>
        </w:rPr>
      </w:pPr>
    </w:p>
    <w:p w14:paraId="74F1E665" w14:textId="77777777" w:rsidR="00F15D4A" w:rsidRDefault="00F15D4A" w:rsidP="00F15D4A">
      <w:pPr>
        <w:rPr>
          <w:rFonts w:ascii="Arial" w:eastAsia="Times New Roman" w:hAnsi="Arial" w:cs="Arial"/>
          <w:color w:val="000000"/>
          <w:sz w:val="18"/>
          <w:szCs w:val="18"/>
          <w:lang w:eastAsia="en-AU"/>
        </w:rPr>
      </w:pPr>
    </w:p>
    <w:p w14:paraId="7F20AC3F" w14:textId="77777777" w:rsidR="00F15D4A" w:rsidRDefault="00F15D4A" w:rsidP="00F15D4A">
      <w:pPr>
        <w:rPr>
          <w:rFonts w:ascii="Arial" w:eastAsia="Times New Roman" w:hAnsi="Arial" w:cs="Arial"/>
          <w:color w:val="000000"/>
          <w:sz w:val="18"/>
          <w:szCs w:val="18"/>
          <w:lang w:eastAsia="en-AU"/>
        </w:rPr>
      </w:pPr>
    </w:p>
    <w:p w14:paraId="237CDAF5" w14:textId="77777777" w:rsidR="00F15D4A" w:rsidRDefault="00F15D4A" w:rsidP="00F15D4A">
      <w:pPr>
        <w:rPr>
          <w:rFonts w:ascii="Arial" w:eastAsia="Times New Roman" w:hAnsi="Arial" w:cs="Arial"/>
          <w:color w:val="000000"/>
          <w:sz w:val="18"/>
          <w:szCs w:val="18"/>
          <w:lang w:eastAsia="en-AU"/>
        </w:rPr>
      </w:pPr>
    </w:p>
    <w:p w14:paraId="07E8BC67" w14:textId="77777777" w:rsidR="00F15D4A" w:rsidRDefault="00F15D4A" w:rsidP="00F15D4A">
      <w:pPr>
        <w:rPr>
          <w:rFonts w:ascii="Arial" w:eastAsia="Times New Roman" w:hAnsi="Arial" w:cs="Arial"/>
          <w:color w:val="000000"/>
          <w:sz w:val="18"/>
          <w:szCs w:val="18"/>
          <w:lang w:eastAsia="en-AU"/>
        </w:rPr>
      </w:pPr>
    </w:p>
    <w:p w14:paraId="06907544" w14:textId="77777777" w:rsidR="00F15D4A" w:rsidRDefault="00F15D4A" w:rsidP="00F15D4A">
      <w:pPr>
        <w:rPr>
          <w:rFonts w:ascii="Arial" w:eastAsia="Times New Roman" w:hAnsi="Arial" w:cs="Arial"/>
          <w:color w:val="000000"/>
          <w:sz w:val="18"/>
          <w:szCs w:val="18"/>
          <w:lang w:eastAsia="en-AU"/>
        </w:rPr>
      </w:pPr>
    </w:p>
    <w:p w14:paraId="6EEF6DDE" w14:textId="77777777" w:rsidR="00F15D4A" w:rsidRDefault="00F15D4A" w:rsidP="00F15D4A">
      <w:pPr>
        <w:rPr>
          <w:rFonts w:ascii="Arial" w:eastAsia="Times New Roman" w:hAnsi="Arial" w:cs="Arial"/>
          <w:color w:val="000000"/>
          <w:sz w:val="18"/>
          <w:szCs w:val="18"/>
          <w:lang w:eastAsia="en-AU"/>
        </w:rPr>
      </w:pPr>
    </w:p>
    <w:p w14:paraId="7256D861" w14:textId="77777777" w:rsidR="00F15D4A" w:rsidRDefault="00F15D4A" w:rsidP="00F15D4A">
      <w:pPr>
        <w:rPr>
          <w:rFonts w:ascii="Arial" w:eastAsia="Times New Roman" w:hAnsi="Arial" w:cs="Arial"/>
          <w:color w:val="000000"/>
          <w:sz w:val="18"/>
          <w:szCs w:val="18"/>
          <w:lang w:eastAsia="en-AU"/>
        </w:rPr>
      </w:pPr>
    </w:p>
    <w:p w14:paraId="08B7EF76" w14:textId="77777777" w:rsidR="00F15D4A" w:rsidRDefault="00F15D4A" w:rsidP="00F15D4A">
      <w:pPr>
        <w:rPr>
          <w:rFonts w:ascii="Arial" w:eastAsia="Times New Roman" w:hAnsi="Arial" w:cs="Arial"/>
          <w:color w:val="000000"/>
          <w:sz w:val="18"/>
          <w:szCs w:val="18"/>
          <w:lang w:eastAsia="en-AU"/>
        </w:rPr>
      </w:pPr>
    </w:p>
    <w:p w14:paraId="136A3CD7" w14:textId="77777777" w:rsidR="00F15D4A" w:rsidRDefault="00F15D4A" w:rsidP="00F15D4A">
      <w:pPr>
        <w:rPr>
          <w:rFonts w:ascii="Arial" w:eastAsia="Times New Roman" w:hAnsi="Arial" w:cs="Arial"/>
          <w:color w:val="000000"/>
          <w:sz w:val="18"/>
          <w:szCs w:val="18"/>
          <w:lang w:eastAsia="en-AU"/>
        </w:rPr>
      </w:pPr>
    </w:p>
    <w:p w14:paraId="6DACB5B5" w14:textId="77777777" w:rsidR="00F15D4A" w:rsidRPr="00746ED4" w:rsidRDefault="00F15D4A" w:rsidP="00F15D4A">
      <w:pP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Fundamental Particles</w:t>
      </w:r>
    </w:p>
    <w:p w14:paraId="15C3C409" w14:textId="77777777" w:rsidR="00F15D4A" w:rsidRPr="00746ED4" w:rsidRDefault="00F15D4A" w:rsidP="00F15D4A">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Quarks can be grouped into three families, the up &amp; down, the charm &amp; strange and the top and bottom quarks. Each successive family has more massive particles. This trend is also followed by leptons; the electron and its neutrino are lighter than the muon and muon neutrino which in turn is lighter than the tau and tau neutrino.</w:t>
      </w:r>
    </w:p>
    <w:p w14:paraId="12445AAC" w14:textId="77777777" w:rsidR="006360CD" w:rsidRPr="00746ED4" w:rsidRDefault="006360CD" w:rsidP="00F15D4A">
      <w:pPr>
        <w:rPr>
          <w:rFonts w:ascii="Arial" w:eastAsia="Times New Roman" w:hAnsi="Arial" w:cs="Arial"/>
          <w:color w:val="000000"/>
          <w:sz w:val="20"/>
          <w:szCs w:val="20"/>
          <w:lang w:eastAsia="en-AU"/>
        </w:rPr>
      </w:pPr>
      <w:r>
        <w:rPr>
          <w:rFonts w:ascii="Arial" w:eastAsia="Times New Roman" w:hAnsi="Arial" w:cs="Arial"/>
          <w:color w:val="000000"/>
          <w:sz w:val="18"/>
          <w:szCs w:val="18"/>
          <w:lang w:eastAsia="en-AU"/>
        </w:rPr>
        <w:br w:type="page"/>
      </w:r>
    </w:p>
    <w:p w14:paraId="6357444F"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3" w:name="fundforces"/>
      <w:bookmarkEnd w:id="13"/>
      <w:r w:rsidRPr="00746ED4">
        <w:rPr>
          <w:rFonts w:ascii="Arial" w:eastAsia="Times New Roman" w:hAnsi="Arial" w:cs="Arial"/>
          <w:color w:val="6D6F71"/>
          <w:sz w:val="27"/>
          <w:szCs w:val="27"/>
          <w:lang w:eastAsia="en-AU"/>
        </w:rPr>
        <w:lastRenderedPageBreak/>
        <w:t>Fundamental Forces</w:t>
      </w:r>
    </w:p>
    <w:p w14:paraId="25E48403"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All interactions within the Universe arise due to only one of four fundamental forces:</w:t>
      </w:r>
    </w:p>
    <w:p w14:paraId="4AA91D7D"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Fundamental Forces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8"/>
        <w:gridCol w:w="2466"/>
        <w:gridCol w:w="1093"/>
        <w:gridCol w:w="2820"/>
        <w:gridCol w:w="2609"/>
      </w:tblGrid>
      <w:tr w:rsidR="006360CD" w:rsidRPr="00746ED4" w14:paraId="756AB66D" w14:textId="77777777" w:rsidTr="00493480">
        <w:trPr>
          <w:tblHeader/>
          <w:tblCellSpacing w:w="15" w:type="dxa"/>
        </w:trPr>
        <w:tc>
          <w:tcPr>
            <w:tcW w:w="1440" w:type="dxa"/>
            <w:tcBorders>
              <w:bottom w:val="single" w:sz="18" w:space="0" w:color="CCCCCC"/>
            </w:tcBorders>
            <w:shd w:val="clear" w:color="auto" w:fill="auto"/>
            <w:tcMar>
              <w:top w:w="15" w:type="dxa"/>
              <w:left w:w="15" w:type="dxa"/>
              <w:bottom w:w="15" w:type="dxa"/>
              <w:right w:w="240" w:type="dxa"/>
            </w:tcMar>
            <w:hideMark/>
          </w:tcPr>
          <w:p w14:paraId="54DD194E"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Force</w:t>
            </w:r>
          </w:p>
        </w:tc>
        <w:tc>
          <w:tcPr>
            <w:tcW w:w="3300" w:type="dxa"/>
            <w:tcBorders>
              <w:bottom w:val="single" w:sz="18" w:space="0" w:color="CCCCCC"/>
            </w:tcBorders>
            <w:shd w:val="clear" w:color="auto" w:fill="auto"/>
            <w:tcMar>
              <w:top w:w="15" w:type="dxa"/>
              <w:left w:w="15" w:type="dxa"/>
              <w:bottom w:w="15" w:type="dxa"/>
              <w:right w:w="240" w:type="dxa"/>
            </w:tcMar>
            <w:hideMark/>
          </w:tcPr>
          <w:p w14:paraId="41209775"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Example</w:t>
            </w:r>
          </w:p>
        </w:tc>
        <w:tc>
          <w:tcPr>
            <w:tcW w:w="1290" w:type="dxa"/>
            <w:tcBorders>
              <w:bottom w:val="single" w:sz="18" w:space="0" w:color="CCCCCC"/>
            </w:tcBorders>
            <w:shd w:val="clear" w:color="auto" w:fill="auto"/>
            <w:tcMar>
              <w:top w:w="15" w:type="dxa"/>
              <w:left w:w="15" w:type="dxa"/>
              <w:bottom w:w="15" w:type="dxa"/>
              <w:right w:w="240" w:type="dxa"/>
            </w:tcMar>
            <w:hideMark/>
          </w:tcPr>
          <w:p w14:paraId="1A5F4058"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Relative Strength</w:t>
            </w:r>
            <w:r w:rsidRPr="00746ED4">
              <w:rPr>
                <w:rFonts w:ascii="Arial" w:eastAsia="Times New Roman" w:hAnsi="Arial" w:cs="Arial"/>
                <w:b/>
                <w:bCs/>
                <w:color w:val="000000"/>
                <w:sz w:val="18"/>
                <w:szCs w:val="18"/>
                <w:lang w:eastAsia="en-AU"/>
              </w:rPr>
              <w:br/>
              <w:t>(at 10</w:t>
            </w:r>
            <w:r w:rsidRPr="00746ED4">
              <w:rPr>
                <w:rFonts w:ascii="Arial" w:eastAsia="Times New Roman" w:hAnsi="Arial" w:cs="Arial"/>
                <w:b/>
                <w:bCs/>
                <w:color w:val="000000"/>
                <w:sz w:val="15"/>
                <w:szCs w:val="15"/>
                <w:vertAlign w:val="superscript"/>
                <w:lang w:eastAsia="en-AU"/>
              </w:rPr>
              <w:t>-15</w:t>
            </w:r>
            <w:r w:rsidRPr="00746ED4">
              <w:rPr>
                <w:rFonts w:ascii="Arial" w:eastAsia="Times New Roman" w:hAnsi="Arial" w:cs="Arial"/>
                <w:b/>
                <w:bCs/>
                <w:color w:val="000000"/>
                <w:sz w:val="18"/>
                <w:szCs w:val="18"/>
                <w:lang w:eastAsia="en-AU"/>
              </w:rPr>
              <w:t>m)</w:t>
            </w:r>
          </w:p>
        </w:tc>
        <w:tc>
          <w:tcPr>
            <w:tcW w:w="2235" w:type="dxa"/>
            <w:tcBorders>
              <w:bottom w:val="single" w:sz="18" w:space="0" w:color="CCCCCC"/>
            </w:tcBorders>
            <w:shd w:val="clear" w:color="auto" w:fill="auto"/>
            <w:tcMar>
              <w:top w:w="15" w:type="dxa"/>
              <w:left w:w="15" w:type="dxa"/>
              <w:bottom w:w="15" w:type="dxa"/>
              <w:right w:w="240" w:type="dxa"/>
            </w:tcMar>
            <w:hideMark/>
          </w:tcPr>
          <w:p w14:paraId="53342577"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Range</w:t>
            </w:r>
          </w:p>
        </w:tc>
        <w:tc>
          <w:tcPr>
            <w:tcW w:w="3705" w:type="dxa"/>
            <w:tcBorders>
              <w:bottom w:val="single" w:sz="18" w:space="0" w:color="CCCCCC"/>
            </w:tcBorders>
            <w:shd w:val="clear" w:color="auto" w:fill="auto"/>
            <w:tcMar>
              <w:top w:w="15" w:type="dxa"/>
              <w:left w:w="15" w:type="dxa"/>
              <w:bottom w:w="15" w:type="dxa"/>
              <w:right w:w="240" w:type="dxa"/>
            </w:tcMar>
            <w:hideMark/>
          </w:tcPr>
          <w:p w14:paraId="128E3A99"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Exchange Particle</w:t>
            </w:r>
          </w:p>
        </w:tc>
      </w:tr>
      <w:tr w:rsidR="006360CD" w:rsidRPr="00746ED4" w14:paraId="78CC5307" w14:textId="77777777" w:rsidTr="00493480">
        <w:trPr>
          <w:tblCellSpacing w:w="15" w:type="dxa"/>
        </w:trPr>
        <w:tc>
          <w:tcPr>
            <w:tcW w:w="0" w:type="auto"/>
            <w:shd w:val="clear" w:color="auto" w:fill="auto"/>
            <w:hideMark/>
          </w:tcPr>
          <w:p w14:paraId="19E5724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Gravitational</w:t>
            </w:r>
          </w:p>
        </w:tc>
        <w:tc>
          <w:tcPr>
            <w:tcW w:w="0" w:type="auto"/>
            <w:shd w:val="clear" w:color="auto" w:fill="auto"/>
            <w:hideMark/>
          </w:tcPr>
          <w:p w14:paraId="125ED3CF"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Acts on all objects with mass.</w:t>
            </w:r>
            <w:r w:rsidRPr="00746ED4">
              <w:rPr>
                <w:rFonts w:ascii="Arial" w:eastAsia="Times New Roman" w:hAnsi="Arial" w:cs="Arial"/>
                <w:color w:val="000000"/>
                <w:sz w:val="18"/>
                <w:szCs w:val="18"/>
                <w:lang w:eastAsia="en-AU"/>
              </w:rPr>
              <w:br/>
              <w:t>Responsible for orbit of Earth around Sun. Binds stars, planets and galaxies together.</w:t>
            </w:r>
          </w:p>
        </w:tc>
        <w:tc>
          <w:tcPr>
            <w:tcW w:w="0" w:type="auto"/>
            <w:shd w:val="clear" w:color="auto" w:fill="auto"/>
            <w:hideMark/>
          </w:tcPr>
          <w:p w14:paraId="5AF06BE3"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-38</w:t>
            </w:r>
          </w:p>
        </w:tc>
        <w:tc>
          <w:tcPr>
            <w:tcW w:w="0" w:type="auto"/>
            <w:shd w:val="clear" w:color="auto" w:fill="auto"/>
            <w:hideMark/>
          </w:tcPr>
          <w:p w14:paraId="5467CC7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Long range (infinite)</w:t>
            </w:r>
          </w:p>
        </w:tc>
        <w:tc>
          <w:tcPr>
            <w:tcW w:w="0" w:type="auto"/>
            <w:shd w:val="clear" w:color="auto" w:fill="auto"/>
            <w:hideMark/>
          </w:tcPr>
          <w:p w14:paraId="2D1AD0E3"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Described by general relativity as due to curvature of space-time. </w:t>
            </w:r>
            <w:r w:rsidRPr="00746ED4">
              <w:rPr>
                <w:rFonts w:ascii="Arial" w:eastAsia="Times New Roman" w:hAnsi="Arial" w:cs="Arial"/>
                <w:color w:val="000000"/>
                <w:sz w:val="18"/>
                <w:szCs w:val="18"/>
                <w:lang w:eastAsia="en-AU"/>
              </w:rPr>
              <w:br/>
              <w:t>Graviton is hypothesised exchange particle</w:t>
            </w:r>
          </w:p>
        </w:tc>
      </w:tr>
      <w:tr w:rsidR="006360CD" w:rsidRPr="00746ED4" w14:paraId="13AFA462" w14:textId="77777777" w:rsidTr="00493480">
        <w:trPr>
          <w:tblCellSpacing w:w="15" w:type="dxa"/>
        </w:trPr>
        <w:tc>
          <w:tcPr>
            <w:tcW w:w="0" w:type="auto"/>
            <w:shd w:val="clear" w:color="auto" w:fill="auto"/>
            <w:hideMark/>
          </w:tcPr>
          <w:p w14:paraId="519A2715"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Weak</w:t>
            </w:r>
          </w:p>
        </w:tc>
        <w:tc>
          <w:tcPr>
            <w:tcW w:w="0" w:type="auto"/>
            <w:shd w:val="clear" w:color="auto" w:fill="auto"/>
            <w:hideMark/>
          </w:tcPr>
          <w:p w14:paraId="21DA2E11"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Involved in transmutation of a neutron to a proton in Β</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decay.</w:t>
            </w:r>
          </w:p>
        </w:tc>
        <w:tc>
          <w:tcPr>
            <w:tcW w:w="0" w:type="auto"/>
            <w:shd w:val="clear" w:color="auto" w:fill="auto"/>
            <w:hideMark/>
          </w:tcPr>
          <w:p w14:paraId="4A26090F"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-13</w:t>
            </w:r>
          </w:p>
        </w:tc>
        <w:tc>
          <w:tcPr>
            <w:tcW w:w="0" w:type="auto"/>
            <w:shd w:val="clear" w:color="auto" w:fill="auto"/>
            <w:hideMark/>
          </w:tcPr>
          <w:p w14:paraId="303657D8"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&lt;10</w:t>
            </w:r>
            <w:r w:rsidRPr="00746ED4">
              <w:rPr>
                <w:rFonts w:ascii="Arial" w:eastAsia="Times New Roman" w:hAnsi="Arial" w:cs="Arial"/>
                <w:color w:val="000000"/>
                <w:sz w:val="15"/>
                <w:szCs w:val="15"/>
                <w:vertAlign w:val="superscript"/>
                <w:lang w:eastAsia="en-AU"/>
              </w:rPr>
              <w:t>-18</w:t>
            </w:r>
            <w:r w:rsidRPr="00746ED4">
              <w:rPr>
                <w:rFonts w:ascii="Arial" w:eastAsia="Times New Roman" w:hAnsi="Arial" w:cs="Arial"/>
                <w:color w:val="000000"/>
                <w:sz w:val="18"/>
                <w:szCs w:val="18"/>
                <w:lang w:eastAsia="en-AU"/>
              </w:rPr>
              <w:t>m</w:t>
            </w:r>
          </w:p>
        </w:tc>
        <w:tc>
          <w:tcPr>
            <w:tcW w:w="0" w:type="auto"/>
            <w:shd w:val="clear" w:color="auto" w:fill="auto"/>
            <w:hideMark/>
          </w:tcPr>
          <w:p w14:paraId="2FD4D9A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i/>
                <w:iCs/>
                <w:color w:val="000000"/>
                <w:sz w:val="18"/>
                <w:szCs w:val="18"/>
                <w:lang w:eastAsia="en-AU"/>
              </w:rPr>
              <w:t>W</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w:t>
            </w:r>
            <w:r w:rsidRPr="00746ED4">
              <w:rPr>
                <w:rFonts w:ascii="Arial" w:eastAsia="Times New Roman" w:hAnsi="Arial" w:cs="Arial"/>
                <w:i/>
                <w:iCs/>
                <w:color w:val="000000"/>
                <w:sz w:val="18"/>
                <w:szCs w:val="18"/>
                <w:lang w:eastAsia="en-AU"/>
              </w:rPr>
              <w:t>W</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and </w:t>
            </w:r>
            <w:r w:rsidRPr="00746ED4">
              <w:rPr>
                <w:rFonts w:ascii="Arial" w:eastAsia="Times New Roman" w:hAnsi="Arial" w:cs="Arial"/>
                <w:i/>
                <w:iCs/>
                <w:color w:val="000000"/>
                <w:sz w:val="18"/>
                <w:szCs w:val="18"/>
                <w:lang w:eastAsia="en-AU"/>
              </w:rPr>
              <w:t>Z</w:t>
            </w:r>
            <w:r w:rsidRPr="00746ED4">
              <w:rPr>
                <w:rFonts w:ascii="Arial" w:eastAsia="Times New Roman" w:hAnsi="Arial" w:cs="Arial"/>
                <w:color w:val="000000"/>
                <w:sz w:val="15"/>
                <w:szCs w:val="15"/>
                <w:vertAlign w:val="superscript"/>
                <w:lang w:eastAsia="en-AU"/>
              </w:rPr>
              <w:t>0</w:t>
            </w:r>
            <w:r w:rsidRPr="00746ED4">
              <w:rPr>
                <w:rFonts w:ascii="Arial" w:eastAsia="Times New Roman" w:hAnsi="Arial" w:cs="Arial"/>
                <w:color w:val="000000"/>
                <w:sz w:val="18"/>
                <w:szCs w:val="18"/>
                <w:lang w:eastAsia="en-AU"/>
              </w:rPr>
              <w:t> bosons</w:t>
            </w:r>
          </w:p>
        </w:tc>
      </w:tr>
      <w:tr w:rsidR="006360CD" w:rsidRPr="00746ED4" w14:paraId="300CDA4E" w14:textId="77777777" w:rsidTr="00493480">
        <w:trPr>
          <w:tblCellSpacing w:w="15" w:type="dxa"/>
        </w:trPr>
        <w:tc>
          <w:tcPr>
            <w:tcW w:w="0" w:type="auto"/>
            <w:shd w:val="clear" w:color="auto" w:fill="auto"/>
            <w:hideMark/>
          </w:tcPr>
          <w:p w14:paraId="5441F19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Electromagnetic</w:t>
            </w:r>
          </w:p>
        </w:tc>
        <w:tc>
          <w:tcPr>
            <w:tcW w:w="0" w:type="auto"/>
            <w:shd w:val="clear" w:color="auto" w:fill="auto"/>
            <w:hideMark/>
          </w:tcPr>
          <w:p w14:paraId="00DEB56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Interactions between charged particles.</w:t>
            </w:r>
            <w:r w:rsidRPr="00746ED4">
              <w:rPr>
                <w:rFonts w:ascii="Arial" w:eastAsia="Times New Roman" w:hAnsi="Arial" w:cs="Arial"/>
                <w:color w:val="000000"/>
                <w:sz w:val="18"/>
                <w:szCs w:val="18"/>
                <w:lang w:eastAsia="en-AU"/>
              </w:rPr>
              <w:br/>
              <w:t>Responsible for light and chemical properties of matter and</w:t>
            </w:r>
          </w:p>
        </w:tc>
        <w:tc>
          <w:tcPr>
            <w:tcW w:w="0" w:type="auto"/>
            <w:shd w:val="clear" w:color="auto" w:fill="auto"/>
            <w:hideMark/>
          </w:tcPr>
          <w:p w14:paraId="7AE11D8E"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-2</w:t>
            </w:r>
          </w:p>
        </w:tc>
        <w:tc>
          <w:tcPr>
            <w:tcW w:w="0" w:type="auto"/>
            <w:shd w:val="clear" w:color="auto" w:fill="auto"/>
            <w:hideMark/>
          </w:tcPr>
          <w:p w14:paraId="2937D031" w14:textId="25A38B7A"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xml:space="preserve">Long range (theoretically infinite but limited due to </w:t>
            </w:r>
            <w:r w:rsidR="00CE6733" w:rsidRPr="00746ED4">
              <w:rPr>
                <w:rFonts w:ascii="Arial" w:eastAsia="Times New Roman" w:hAnsi="Arial" w:cs="Arial"/>
                <w:color w:val="000000"/>
                <w:sz w:val="18"/>
                <w:szCs w:val="18"/>
                <w:lang w:eastAsia="en-AU"/>
              </w:rPr>
              <w:t>cancelling</w:t>
            </w:r>
            <w:r w:rsidRPr="00746ED4">
              <w:rPr>
                <w:rFonts w:ascii="Arial" w:eastAsia="Times New Roman" w:hAnsi="Arial" w:cs="Arial"/>
                <w:color w:val="000000"/>
                <w:sz w:val="18"/>
                <w:szCs w:val="18"/>
                <w:lang w:eastAsia="en-AU"/>
              </w:rPr>
              <w:t xml:space="preserve"> effects of + and - charges and magnetic poles)</w:t>
            </w:r>
          </w:p>
        </w:tc>
        <w:tc>
          <w:tcPr>
            <w:tcW w:w="0" w:type="auto"/>
            <w:shd w:val="clear" w:color="auto" w:fill="auto"/>
            <w:hideMark/>
          </w:tcPr>
          <w:p w14:paraId="5D3AB3B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photon</w:t>
            </w:r>
          </w:p>
        </w:tc>
      </w:tr>
      <w:tr w:rsidR="006360CD" w:rsidRPr="00746ED4" w14:paraId="2301F268" w14:textId="77777777" w:rsidTr="00493480">
        <w:trPr>
          <w:tblCellSpacing w:w="15" w:type="dxa"/>
        </w:trPr>
        <w:tc>
          <w:tcPr>
            <w:tcW w:w="0" w:type="auto"/>
            <w:shd w:val="clear" w:color="auto" w:fill="auto"/>
            <w:hideMark/>
          </w:tcPr>
          <w:p w14:paraId="781FBAF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Strong</w:t>
            </w:r>
          </w:p>
        </w:tc>
        <w:tc>
          <w:tcPr>
            <w:tcW w:w="0" w:type="auto"/>
            <w:shd w:val="clear" w:color="auto" w:fill="auto"/>
            <w:hideMark/>
          </w:tcPr>
          <w:p w14:paraId="7454DE1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Binds nucleons (protons and neutrons) together in nucleus</w:t>
            </w:r>
          </w:p>
        </w:tc>
        <w:tc>
          <w:tcPr>
            <w:tcW w:w="0" w:type="auto"/>
            <w:shd w:val="clear" w:color="auto" w:fill="auto"/>
            <w:hideMark/>
          </w:tcPr>
          <w:p w14:paraId="76D8E71A"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w:t>
            </w:r>
          </w:p>
        </w:tc>
        <w:tc>
          <w:tcPr>
            <w:tcW w:w="0" w:type="auto"/>
            <w:shd w:val="clear" w:color="auto" w:fill="auto"/>
            <w:hideMark/>
          </w:tcPr>
          <w:p w14:paraId="7A26CD0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distance of adjacent nucleons in nucleus</w:t>
            </w:r>
            <w:r w:rsidRPr="00746ED4">
              <w:rPr>
                <w:rFonts w:ascii="Arial" w:eastAsia="Times New Roman" w:hAnsi="Arial" w:cs="Arial"/>
                <w:color w:val="000000"/>
                <w:sz w:val="18"/>
                <w:szCs w:val="18"/>
                <w:lang w:eastAsia="en-AU"/>
              </w:rPr>
              <w:br/>
              <w:t>(10</w:t>
            </w:r>
            <w:r w:rsidRPr="00746ED4">
              <w:rPr>
                <w:rFonts w:ascii="Arial" w:eastAsia="Times New Roman" w:hAnsi="Arial" w:cs="Arial"/>
                <w:color w:val="000000"/>
                <w:sz w:val="15"/>
                <w:szCs w:val="15"/>
                <w:vertAlign w:val="superscript"/>
                <w:lang w:eastAsia="en-AU"/>
              </w:rPr>
              <w:t>-15</w:t>
            </w:r>
            <w:r w:rsidRPr="00746ED4">
              <w:rPr>
                <w:rFonts w:ascii="Arial" w:eastAsia="Times New Roman" w:hAnsi="Arial" w:cs="Arial"/>
                <w:color w:val="000000"/>
                <w:sz w:val="18"/>
                <w:szCs w:val="18"/>
                <w:lang w:eastAsia="en-AU"/>
              </w:rPr>
              <w:t>m)</w:t>
            </w:r>
          </w:p>
        </w:tc>
        <w:tc>
          <w:tcPr>
            <w:tcW w:w="0" w:type="auto"/>
            <w:shd w:val="clear" w:color="auto" w:fill="auto"/>
            <w:hideMark/>
          </w:tcPr>
          <w:p w14:paraId="3D95484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gluons</w:t>
            </w:r>
          </w:p>
        </w:tc>
      </w:tr>
    </w:tbl>
    <w:p w14:paraId="1CBD3EE0" w14:textId="78C71DE0"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Immediately following the Big Bang all four forces are thought to have been combined and governed by one </w:t>
      </w:r>
      <w:r w:rsidRPr="00746ED4">
        <w:rPr>
          <w:rFonts w:ascii="Arial" w:eastAsia="Times New Roman" w:hAnsi="Arial" w:cs="Arial"/>
          <w:i/>
          <w:iCs/>
          <w:color w:val="000000"/>
          <w:sz w:val="20"/>
          <w:szCs w:val="20"/>
          <w:lang w:eastAsia="en-AU"/>
        </w:rPr>
        <w:t>Theory of Everything</w:t>
      </w:r>
      <w:r w:rsidRPr="00746ED4">
        <w:rPr>
          <w:rFonts w:ascii="Arial" w:eastAsia="Times New Roman" w:hAnsi="Arial" w:cs="Arial"/>
          <w:color w:val="000000"/>
          <w:sz w:val="20"/>
          <w:szCs w:val="20"/>
          <w:lang w:eastAsia="en-AU"/>
        </w:rPr>
        <w:t>. As the Universe expanded the energy density dropped and the forces started to split from each other. The first split occurred when gravity separated from the others at the </w:t>
      </w:r>
      <w:r w:rsidRPr="00746ED4">
        <w:rPr>
          <w:rFonts w:ascii="Arial" w:eastAsia="Times New Roman" w:hAnsi="Arial" w:cs="Arial"/>
          <w:i/>
          <w:iCs/>
          <w:color w:val="000000"/>
          <w:sz w:val="20"/>
          <w:szCs w:val="20"/>
          <w:lang w:eastAsia="en-AU"/>
        </w:rPr>
        <w:t>Planck time</w:t>
      </w:r>
      <w:r w:rsidRPr="00746ED4">
        <w:rPr>
          <w:rFonts w:ascii="Arial" w:eastAsia="Times New Roman" w:hAnsi="Arial" w:cs="Arial"/>
          <w:color w:val="000000"/>
          <w:sz w:val="20"/>
          <w:szCs w:val="20"/>
          <w:lang w:eastAsia="en-AU"/>
        </w:rPr>
        <w:t>, about 10</w:t>
      </w:r>
      <w:r w:rsidRPr="00746ED4">
        <w:rPr>
          <w:rFonts w:ascii="Arial" w:eastAsia="Times New Roman" w:hAnsi="Arial" w:cs="Arial"/>
          <w:color w:val="000000"/>
          <w:sz w:val="15"/>
          <w:szCs w:val="15"/>
          <w:vertAlign w:val="superscript"/>
          <w:lang w:eastAsia="en-AU"/>
        </w:rPr>
        <w:t>-43</w:t>
      </w:r>
      <w:r w:rsidRPr="00746ED4">
        <w:rPr>
          <w:rFonts w:ascii="Arial" w:eastAsia="Times New Roman" w:hAnsi="Arial" w:cs="Arial"/>
          <w:color w:val="000000"/>
          <w:sz w:val="20"/>
          <w:szCs w:val="20"/>
          <w:lang w:eastAsia="en-AU"/>
        </w:rPr>
        <w:t> s. The Universe was at a temperature of 10</w:t>
      </w:r>
      <w:r w:rsidRPr="00746ED4">
        <w:rPr>
          <w:rFonts w:ascii="Arial" w:eastAsia="Times New Roman" w:hAnsi="Arial" w:cs="Arial"/>
          <w:color w:val="000000"/>
          <w:sz w:val="15"/>
          <w:szCs w:val="15"/>
          <w:vertAlign w:val="superscript"/>
          <w:lang w:eastAsia="en-AU"/>
        </w:rPr>
        <w:t>32</w:t>
      </w:r>
      <w:r w:rsidRPr="00746ED4">
        <w:rPr>
          <w:rFonts w:ascii="Arial" w:eastAsia="Times New Roman" w:hAnsi="Arial" w:cs="Arial"/>
          <w:color w:val="000000"/>
          <w:sz w:val="20"/>
          <w:szCs w:val="20"/>
          <w:lang w:eastAsia="en-AU"/>
        </w:rPr>
        <w:t xml:space="preserve"> K at this stage. Electromagnetism and the strong and weak nuclear forces were still combined as </w:t>
      </w:r>
      <w:r w:rsidR="00CE6733" w:rsidRPr="00746ED4">
        <w:rPr>
          <w:rFonts w:ascii="Arial" w:eastAsia="Times New Roman" w:hAnsi="Arial" w:cs="Arial"/>
          <w:color w:val="000000"/>
          <w:sz w:val="20"/>
          <w:szCs w:val="20"/>
          <w:lang w:eastAsia="en-AU"/>
        </w:rPr>
        <w:t>a</w:t>
      </w:r>
      <w:r w:rsidR="00CE6733" w:rsidRPr="00746ED4">
        <w:rPr>
          <w:rFonts w:ascii="Arial" w:eastAsia="Times New Roman" w:hAnsi="Arial" w:cs="Arial"/>
          <w:i/>
          <w:iCs/>
          <w:color w:val="000000"/>
          <w:sz w:val="20"/>
          <w:szCs w:val="20"/>
          <w:lang w:eastAsia="en-AU"/>
        </w:rPr>
        <w:t xml:space="preserve"> Grand</w:t>
      </w:r>
      <w:r w:rsidRPr="00746ED4">
        <w:rPr>
          <w:rFonts w:ascii="Arial" w:eastAsia="Times New Roman" w:hAnsi="Arial" w:cs="Arial"/>
          <w:i/>
          <w:iCs/>
          <w:color w:val="000000"/>
          <w:sz w:val="20"/>
          <w:szCs w:val="20"/>
          <w:lang w:eastAsia="en-AU"/>
        </w:rPr>
        <w:t xml:space="preserve"> Unified force</w:t>
      </w:r>
      <w:r w:rsidRPr="00746ED4">
        <w:rPr>
          <w:rFonts w:ascii="Arial" w:eastAsia="Times New Roman" w:hAnsi="Arial" w:cs="Arial"/>
          <w:color w:val="000000"/>
          <w:sz w:val="20"/>
          <w:szCs w:val="20"/>
          <w:lang w:eastAsia="en-AU"/>
        </w:rPr>
        <w:t>.</w:t>
      </w:r>
    </w:p>
    <w:p w14:paraId="2321C89B" w14:textId="5AD142D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At 10</w:t>
      </w:r>
      <w:r w:rsidRPr="00746ED4">
        <w:rPr>
          <w:rFonts w:ascii="Arial" w:eastAsia="Times New Roman" w:hAnsi="Arial" w:cs="Arial"/>
          <w:color w:val="000000"/>
          <w:sz w:val="15"/>
          <w:szCs w:val="15"/>
          <w:vertAlign w:val="superscript"/>
          <w:lang w:eastAsia="en-AU"/>
        </w:rPr>
        <w:t>-35 </w:t>
      </w:r>
      <w:r w:rsidRPr="00746ED4">
        <w:rPr>
          <w:rFonts w:ascii="Arial" w:eastAsia="Times New Roman" w:hAnsi="Arial" w:cs="Arial"/>
          <w:color w:val="000000"/>
          <w:sz w:val="20"/>
          <w:szCs w:val="20"/>
          <w:lang w:eastAsia="en-AU"/>
        </w:rPr>
        <w:t>s and a temperature of 10</w:t>
      </w:r>
      <w:r w:rsidRPr="00746ED4">
        <w:rPr>
          <w:rFonts w:ascii="Arial" w:eastAsia="Times New Roman" w:hAnsi="Arial" w:cs="Arial"/>
          <w:color w:val="000000"/>
          <w:sz w:val="15"/>
          <w:szCs w:val="15"/>
          <w:vertAlign w:val="superscript"/>
          <w:lang w:eastAsia="en-AU"/>
        </w:rPr>
        <w:t>27</w:t>
      </w:r>
      <w:r w:rsidRPr="00746ED4">
        <w:rPr>
          <w:rFonts w:ascii="Arial" w:eastAsia="Times New Roman" w:hAnsi="Arial" w:cs="Arial"/>
          <w:color w:val="000000"/>
          <w:sz w:val="20"/>
          <w:szCs w:val="20"/>
          <w:lang w:eastAsia="en-AU"/>
        </w:rPr>
        <w:t> K the strong nuclear force separated from the electro-weak force. These two then separated at about 10</w:t>
      </w:r>
      <w:r w:rsidRPr="00746ED4">
        <w:rPr>
          <w:rFonts w:ascii="Arial" w:eastAsia="Times New Roman" w:hAnsi="Arial" w:cs="Arial"/>
          <w:color w:val="000000"/>
          <w:sz w:val="15"/>
          <w:szCs w:val="15"/>
          <w:vertAlign w:val="superscript"/>
          <w:lang w:eastAsia="en-AU"/>
        </w:rPr>
        <w:t>-12 </w:t>
      </w:r>
      <w:r w:rsidRPr="00746ED4">
        <w:rPr>
          <w:rFonts w:ascii="Arial" w:eastAsia="Times New Roman" w:hAnsi="Arial" w:cs="Arial"/>
          <w:color w:val="000000"/>
          <w:sz w:val="20"/>
          <w:szCs w:val="20"/>
          <w:lang w:eastAsia="en-AU"/>
        </w:rPr>
        <w:t>s when the Universe was at 10</w:t>
      </w:r>
      <w:r w:rsidRPr="00746ED4">
        <w:rPr>
          <w:rFonts w:ascii="Arial" w:eastAsia="Times New Roman" w:hAnsi="Arial" w:cs="Arial"/>
          <w:color w:val="000000"/>
          <w:sz w:val="15"/>
          <w:szCs w:val="15"/>
          <w:vertAlign w:val="superscript"/>
          <w:lang w:eastAsia="en-AU"/>
        </w:rPr>
        <w:t>15</w:t>
      </w:r>
      <w:r w:rsidRPr="00746ED4">
        <w:rPr>
          <w:rFonts w:ascii="Arial" w:eastAsia="Times New Roman" w:hAnsi="Arial" w:cs="Arial"/>
          <w:color w:val="000000"/>
          <w:sz w:val="20"/>
          <w:szCs w:val="20"/>
          <w:lang w:eastAsia="en-AU"/>
        </w:rPr>
        <w:t xml:space="preserve"> K to give rise to the four distinct forces in our Universe today. Whilst gravity is the weakest of all these forces it now governs the evolution of the Universe due to its </w:t>
      </w:r>
      <w:r w:rsidR="00CE6733" w:rsidRPr="00746ED4">
        <w:rPr>
          <w:rFonts w:ascii="Arial" w:eastAsia="Times New Roman" w:hAnsi="Arial" w:cs="Arial"/>
          <w:color w:val="000000"/>
          <w:sz w:val="20"/>
          <w:szCs w:val="20"/>
          <w:lang w:eastAsia="en-AU"/>
        </w:rPr>
        <w:t>long-range</w:t>
      </w:r>
      <w:r w:rsidRPr="00746ED4">
        <w:rPr>
          <w:rFonts w:ascii="Arial" w:eastAsia="Times New Roman" w:hAnsi="Arial" w:cs="Arial"/>
          <w:color w:val="000000"/>
          <w:sz w:val="20"/>
          <w:szCs w:val="20"/>
          <w:lang w:eastAsia="en-AU"/>
        </w:rPr>
        <w:t xml:space="preserve"> influence and the amount of matter present.</w:t>
      </w:r>
    </w:p>
    <w:p w14:paraId="6219A2BF"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4" w:name="partprod"/>
      <w:bookmarkEnd w:id="14"/>
      <w:r w:rsidRPr="00746ED4">
        <w:rPr>
          <w:rFonts w:ascii="Arial" w:eastAsia="Times New Roman" w:hAnsi="Arial" w:cs="Arial"/>
          <w:color w:val="6D6F71"/>
          <w:sz w:val="27"/>
          <w:szCs w:val="27"/>
          <w:lang w:eastAsia="en-AU"/>
        </w:rPr>
        <w:t>Particle Production and Nucleosynthesis</w:t>
      </w:r>
    </w:p>
    <w:p w14:paraId="0C855B52"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intense energy released in the Big Bang provided the source of all the matter in the Universe. Quantum physics explains the production of particle-antiparticle pairs. Whilst most of these went on to mutually annihilate each other, producing gamma photons, a very slight imbalance of matter over antimatter provided the building blocks for nuclei and atoms.</w:t>
      </w:r>
    </w:p>
    <w:p w14:paraId="730D1BC6"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3E4B7AF5" wp14:editId="70B8E025">
            <wp:extent cx="4451985" cy="1784985"/>
            <wp:effectExtent l="0" t="0" r="0" b="5715"/>
            <wp:docPr id="12" name="Picture 12" descr="Proton-antiproton and electron-positron annihilation. In each case the apeticle and its antiparticle annihilate each other, producing a pair of gamma pho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ton-antiproton and electron-positron annihilation. In each case the apeticle and its antiparticle annihilate each other, producing a pair of gamma photon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51985" cy="1784985"/>
                    </a:xfrm>
                    <a:prstGeom prst="rect">
                      <a:avLst/>
                    </a:prstGeom>
                    <a:noFill/>
                    <a:ln>
                      <a:noFill/>
                    </a:ln>
                  </pic:spPr>
                </pic:pic>
              </a:graphicData>
            </a:graphic>
          </wp:inline>
        </w:drawing>
      </w:r>
    </w:p>
    <w:p w14:paraId="58EF639A"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CSIRO</w:t>
      </w:r>
      <w:r w:rsidR="008539CB">
        <w:rPr>
          <w:rFonts w:ascii="Arial" w:eastAsia="Times New Roman" w:hAnsi="Arial" w:cs="Arial"/>
          <w:color w:val="000000"/>
          <w:sz w:val="18"/>
          <w:szCs w:val="18"/>
          <w:lang w:eastAsia="en-AU"/>
        </w:rPr>
        <w:t xml:space="preserve">    </w:t>
      </w:r>
      <w:r w:rsidRPr="00746ED4">
        <w:rPr>
          <w:rFonts w:ascii="Arial" w:eastAsia="Times New Roman" w:hAnsi="Arial" w:cs="Arial"/>
          <w:color w:val="000000"/>
          <w:sz w:val="18"/>
          <w:szCs w:val="18"/>
          <w:lang w:eastAsia="en-AU"/>
        </w:rPr>
        <w:t>Annihilation of particle-antiparticle pairs to produce gamma photons.</w:t>
      </w:r>
    </w:p>
    <w:p w14:paraId="72CD01B4" w14:textId="061511EE"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lastRenderedPageBreak/>
        <w:t xml:space="preserve">Within three minutes of the Big Bang, fusion reactions between protons and neutrons had made helium and deuterium nuclei. This process is </w:t>
      </w:r>
      <w:r w:rsidR="00CE6733" w:rsidRPr="00746ED4">
        <w:rPr>
          <w:rFonts w:ascii="Arial" w:eastAsia="Times New Roman" w:hAnsi="Arial" w:cs="Arial"/>
          <w:color w:val="000000"/>
          <w:sz w:val="20"/>
          <w:szCs w:val="20"/>
          <w:lang w:eastAsia="en-AU"/>
        </w:rPr>
        <w:t>called</w:t>
      </w:r>
      <w:r w:rsidR="00CE6733" w:rsidRPr="00746ED4">
        <w:rPr>
          <w:rFonts w:ascii="Arial" w:eastAsia="Times New Roman" w:hAnsi="Arial" w:cs="Arial"/>
          <w:i/>
          <w:iCs/>
          <w:color w:val="000000"/>
          <w:sz w:val="20"/>
          <w:szCs w:val="20"/>
          <w:lang w:eastAsia="en-AU"/>
        </w:rPr>
        <w:t xml:space="preserve"> nucleosynthesis</w:t>
      </w:r>
      <w:r w:rsidRPr="00746ED4">
        <w:rPr>
          <w:rFonts w:ascii="Arial" w:eastAsia="Times New Roman" w:hAnsi="Arial" w:cs="Arial"/>
          <w:color w:val="000000"/>
          <w:sz w:val="20"/>
          <w:szCs w:val="20"/>
          <w:lang w:eastAsia="en-AU"/>
        </w:rPr>
        <w:t>. 370,000 years later the Universe had expanded and cooled enough that the electrons could form stable atoms of hydrogen and helium. At this point matter is said to </w:t>
      </w:r>
      <w:r w:rsidRPr="00746ED4">
        <w:rPr>
          <w:rFonts w:ascii="Arial" w:eastAsia="Times New Roman" w:hAnsi="Arial" w:cs="Arial"/>
          <w:i/>
          <w:iCs/>
          <w:color w:val="000000"/>
          <w:sz w:val="20"/>
          <w:szCs w:val="20"/>
          <w:lang w:eastAsia="en-AU"/>
        </w:rPr>
        <w:t>decouple</w:t>
      </w:r>
      <w:r w:rsidRPr="00746ED4">
        <w:rPr>
          <w:rFonts w:ascii="Arial" w:eastAsia="Times New Roman" w:hAnsi="Arial" w:cs="Arial"/>
          <w:color w:val="000000"/>
          <w:sz w:val="20"/>
          <w:szCs w:val="20"/>
          <w:lang w:eastAsia="en-AU"/>
        </w:rPr>
        <w:t> from radiation and the Universe became transparent to photons. Light could thus travel long distances. We can view this event as the CMBR. The diagram below shows one of the possible nucleosynthesis sequences responsible for the production of helium-4 nuclei from protons and neutrons. About 24% of the baryonic mass of the early Universe was helium, the other 76% hydrogen.</w:t>
      </w:r>
    </w:p>
    <w:p w14:paraId="3DC752C6" w14:textId="77777777" w:rsidR="00F15D4A" w:rsidRDefault="00F15D4A" w:rsidP="006360CD">
      <w:pPr>
        <w:shd w:val="clear" w:color="auto" w:fill="FFFFFF"/>
        <w:spacing w:after="0" w:line="240" w:lineRule="atLeast"/>
        <w:rPr>
          <w:rFonts w:ascii="Arial" w:eastAsia="Times New Roman" w:hAnsi="Arial" w:cs="Arial"/>
          <w:color w:val="000000"/>
          <w:sz w:val="18"/>
          <w:szCs w:val="18"/>
          <w:lang w:eastAsia="en-AU"/>
        </w:rPr>
        <w:sectPr w:rsidR="00F15D4A" w:rsidSect="00B05A34">
          <w:type w:val="continuous"/>
          <w:pgSz w:w="11906" w:h="16838"/>
          <w:pgMar w:top="720" w:right="720" w:bottom="720" w:left="720" w:header="708" w:footer="708" w:gutter="0"/>
          <w:cols w:space="708"/>
          <w:docGrid w:linePitch="360"/>
        </w:sectPr>
      </w:pPr>
    </w:p>
    <w:p w14:paraId="22BF3D7D" w14:textId="77777777" w:rsidR="006360CD"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7F7BCECB" wp14:editId="4BB93C8E">
            <wp:extent cx="2950210" cy="2362200"/>
            <wp:effectExtent l="0" t="0" r="2540" b="0"/>
            <wp:docPr id="27" name="Picture 27" descr="A proton and neutron fuse to form a deutron, releasing a gamma photon. The deuteron fuses with another neutron to form tritium (H-3), releasing a gamma photon. A proton then fuses with the titium to form helium-4, releasing a gamma photn. Other sequences are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roton and neutron fuse to form a deutron, releasing a gamma photon. The deuteron fuses with another neutron to form tritium (H-3), releasing a gamma photon. A proton then fuses with the titium to form helium-4, releasing a gamma photn. Other sequences are possib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0210" cy="2362200"/>
                    </a:xfrm>
                    <a:prstGeom prst="rect">
                      <a:avLst/>
                    </a:prstGeom>
                    <a:noFill/>
                    <a:ln>
                      <a:noFill/>
                    </a:ln>
                  </pic:spPr>
                </pic:pic>
              </a:graphicData>
            </a:graphic>
          </wp:inline>
        </w:drawing>
      </w:r>
    </w:p>
    <w:p w14:paraId="1DA6A9CC" w14:textId="77777777" w:rsidR="008539CB" w:rsidRPr="00746ED4"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1DCCB23B"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CSIRO</w:t>
      </w:r>
    </w:p>
    <w:p w14:paraId="50DE40F9"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production of helium via nucleosynthesis during the first three minutes of the Universe.</w:t>
      </w:r>
    </w:p>
    <w:p w14:paraId="796F6B7E"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table below provides an outline of the key events in the early history of the Universe.</w:t>
      </w:r>
    </w:p>
    <w:p w14:paraId="427BB536" w14:textId="77777777" w:rsidR="00F15D4A" w:rsidRDefault="00F15D4A" w:rsidP="006360CD">
      <w:pPr>
        <w:shd w:val="clear" w:color="auto" w:fill="FFFFFF"/>
        <w:spacing w:after="0" w:line="240" w:lineRule="atLeast"/>
        <w:rPr>
          <w:rFonts w:ascii="Arial" w:eastAsia="Times New Roman" w:hAnsi="Arial" w:cs="Arial"/>
          <w:color w:val="000000"/>
          <w:sz w:val="18"/>
          <w:szCs w:val="18"/>
          <w:lang w:eastAsia="en-AU"/>
        </w:rPr>
      </w:pPr>
    </w:p>
    <w:p w14:paraId="1EE3BCF3"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1D47213"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6E28F46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3435FC46"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161BDAE1"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45A8AE39"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73309B4B"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AC27D3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024B63B5"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13CC25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sectPr w:rsidR="008539CB" w:rsidSect="00F15D4A">
          <w:type w:val="continuous"/>
          <w:pgSz w:w="11906" w:h="16838"/>
          <w:pgMar w:top="720" w:right="720" w:bottom="720" w:left="720" w:header="708" w:footer="708" w:gutter="0"/>
          <w:cols w:num="2" w:space="708"/>
          <w:docGrid w:linePitch="360"/>
        </w:sectPr>
      </w:pPr>
    </w:p>
    <w:p w14:paraId="32F938B0"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Timeline since the Big Bang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29"/>
        <w:gridCol w:w="1376"/>
        <w:gridCol w:w="937"/>
        <w:gridCol w:w="7124"/>
      </w:tblGrid>
      <w:tr w:rsidR="006360CD" w:rsidRPr="00746ED4" w14:paraId="5B192E12" w14:textId="77777777" w:rsidTr="00493480">
        <w:trPr>
          <w:tblHeader/>
          <w:tblCellSpacing w:w="15" w:type="dxa"/>
        </w:trPr>
        <w:tc>
          <w:tcPr>
            <w:tcW w:w="1200" w:type="dxa"/>
            <w:tcBorders>
              <w:bottom w:val="single" w:sz="18" w:space="0" w:color="CCCCCC"/>
            </w:tcBorders>
            <w:shd w:val="clear" w:color="auto" w:fill="auto"/>
            <w:tcMar>
              <w:top w:w="15" w:type="dxa"/>
              <w:left w:w="15" w:type="dxa"/>
              <w:bottom w:w="15" w:type="dxa"/>
              <w:right w:w="240" w:type="dxa"/>
            </w:tcMar>
            <w:hideMark/>
          </w:tcPr>
          <w:p w14:paraId="1E008CAF"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Time since Big Bang</w:t>
            </w:r>
          </w:p>
        </w:tc>
        <w:tc>
          <w:tcPr>
            <w:tcW w:w="1200" w:type="dxa"/>
            <w:tcBorders>
              <w:bottom w:val="single" w:sz="18" w:space="0" w:color="CCCCCC"/>
            </w:tcBorders>
            <w:shd w:val="clear" w:color="auto" w:fill="auto"/>
            <w:tcMar>
              <w:top w:w="15" w:type="dxa"/>
              <w:left w:w="15" w:type="dxa"/>
              <w:bottom w:w="15" w:type="dxa"/>
              <w:right w:w="240" w:type="dxa"/>
            </w:tcMar>
            <w:hideMark/>
          </w:tcPr>
          <w:p w14:paraId="1621D9C3"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Temperature</w:t>
            </w:r>
            <w:r w:rsidRPr="00746ED4">
              <w:rPr>
                <w:rFonts w:ascii="Arial" w:eastAsia="Times New Roman" w:hAnsi="Arial" w:cs="Arial"/>
                <w:b/>
                <w:bCs/>
                <w:color w:val="000000"/>
                <w:sz w:val="18"/>
                <w:szCs w:val="18"/>
                <w:lang w:eastAsia="en-AU"/>
              </w:rPr>
              <w:br/>
              <w:t>K</w:t>
            </w:r>
          </w:p>
        </w:tc>
        <w:tc>
          <w:tcPr>
            <w:tcW w:w="960" w:type="dxa"/>
            <w:tcBorders>
              <w:bottom w:val="single" w:sz="18" w:space="0" w:color="CCCCCC"/>
            </w:tcBorders>
            <w:shd w:val="clear" w:color="auto" w:fill="auto"/>
            <w:tcMar>
              <w:top w:w="15" w:type="dxa"/>
              <w:left w:w="15" w:type="dxa"/>
              <w:bottom w:w="15" w:type="dxa"/>
              <w:right w:w="240" w:type="dxa"/>
            </w:tcMar>
            <w:hideMark/>
          </w:tcPr>
          <w:p w14:paraId="2BABCC8E"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Era</w:t>
            </w:r>
          </w:p>
        </w:tc>
        <w:tc>
          <w:tcPr>
            <w:tcW w:w="5250" w:type="dxa"/>
            <w:tcBorders>
              <w:bottom w:val="single" w:sz="18" w:space="0" w:color="CCCCCC"/>
            </w:tcBorders>
            <w:shd w:val="clear" w:color="auto" w:fill="auto"/>
            <w:tcMar>
              <w:top w:w="15" w:type="dxa"/>
              <w:left w:w="15" w:type="dxa"/>
              <w:bottom w:w="15" w:type="dxa"/>
              <w:right w:w="240" w:type="dxa"/>
            </w:tcMar>
            <w:hideMark/>
          </w:tcPr>
          <w:p w14:paraId="78D33EB2"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Key Events</w:t>
            </w:r>
          </w:p>
        </w:tc>
      </w:tr>
      <w:tr w:rsidR="006360CD" w:rsidRPr="00746ED4" w14:paraId="6F8C05AA" w14:textId="77777777" w:rsidTr="00493480">
        <w:trPr>
          <w:tblCellSpacing w:w="15" w:type="dxa"/>
        </w:trPr>
        <w:tc>
          <w:tcPr>
            <w:tcW w:w="0" w:type="auto"/>
            <w:shd w:val="clear" w:color="auto" w:fill="auto"/>
            <w:hideMark/>
          </w:tcPr>
          <w:p w14:paraId="700948A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w:t>
            </w:r>
          </w:p>
        </w:tc>
        <w:tc>
          <w:tcPr>
            <w:tcW w:w="0" w:type="auto"/>
            <w:shd w:val="clear" w:color="auto" w:fill="auto"/>
            <w:hideMark/>
          </w:tcPr>
          <w:p w14:paraId="2F35CA0C"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w:t>
            </w:r>
          </w:p>
        </w:tc>
        <w:tc>
          <w:tcPr>
            <w:tcW w:w="0" w:type="auto"/>
            <w:vMerge w:val="restart"/>
            <w:shd w:val="clear" w:color="auto" w:fill="auto"/>
            <w:hideMark/>
          </w:tcPr>
          <w:p w14:paraId="3D95070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Radiation-</w:t>
            </w:r>
            <w:r w:rsidRPr="00746ED4">
              <w:rPr>
                <w:rFonts w:ascii="Arial" w:eastAsia="Times New Roman" w:hAnsi="Arial" w:cs="Arial"/>
                <w:color w:val="000000"/>
                <w:sz w:val="18"/>
                <w:szCs w:val="18"/>
                <w:lang w:eastAsia="en-AU"/>
              </w:rPr>
              <w:br/>
              <w:t>dominated</w:t>
            </w:r>
          </w:p>
        </w:tc>
        <w:tc>
          <w:tcPr>
            <w:tcW w:w="0" w:type="auto"/>
            <w:shd w:val="clear" w:color="auto" w:fill="auto"/>
            <w:hideMark/>
          </w:tcPr>
          <w:p w14:paraId="193A6045" w14:textId="2D404402"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Big Bang. Universe formed. Time before 10</w:t>
            </w:r>
            <w:r w:rsidRPr="00746ED4">
              <w:rPr>
                <w:rFonts w:ascii="Arial" w:eastAsia="Times New Roman" w:hAnsi="Arial" w:cs="Arial"/>
                <w:color w:val="000000"/>
                <w:sz w:val="15"/>
                <w:szCs w:val="15"/>
                <w:vertAlign w:val="superscript"/>
                <w:lang w:eastAsia="en-AU"/>
              </w:rPr>
              <w:t>-43</w:t>
            </w:r>
            <w:r w:rsidRPr="00746ED4">
              <w:rPr>
                <w:rFonts w:ascii="Arial" w:eastAsia="Times New Roman" w:hAnsi="Arial" w:cs="Arial"/>
                <w:color w:val="000000"/>
                <w:sz w:val="18"/>
                <w:szCs w:val="18"/>
                <w:lang w:eastAsia="en-AU"/>
              </w:rPr>
              <w:t xml:space="preserve">s is termed the Planck time. Our Physics </w:t>
            </w:r>
            <w:r w:rsidR="00CE6733" w:rsidRPr="00746ED4">
              <w:rPr>
                <w:rFonts w:ascii="Arial" w:eastAsia="Times New Roman" w:hAnsi="Arial" w:cs="Arial"/>
                <w:color w:val="000000"/>
                <w:sz w:val="18"/>
                <w:szCs w:val="18"/>
                <w:lang w:eastAsia="en-AU"/>
              </w:rPr>
              <w:t>cannot</w:t>
            </w:r>
            <w:r w:rsidRPr="00746ED4">
              <w:rPr>
                <w:rFonts w:ascii="Arial" w:eastAsia="Times New Roman" w:hAnsi="Arial" w:cs="Arial"/>
                <w:color w:val="000000"/>
                <w:sz w:val="18"/>
                <w:szCs w:val="18"/>
                <w:lang w:eastAsia="en-AU"/>
              </w:rPr>
              <w:t xml:space="preserve"> yet describe this interval in detail.</w:t>
            </w:r>
          </w:p>
        </w:tc>
      </w:tr>
      <w:tr w:rsidR="006360CD" w:rsidRPr="00746ED4" w14:paraId="7836C7D1" w14:textId="77777777" w:rsidTr="00493480">
        <w:trPr>
          <w:tblCellSpacing w:w="15" w:type="dxa"/>
        </w:trPr>
        <w:tc>
          <w:tcPr>
            <w:tcW w:w="0" w:type="auto"/>
            <w:shd w:val="clear" w:color="auto" w:fill="auto"/>
            <w:hideMark/>
          </w:tcPr>
          <w:p w14:paraId="69C2395A"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-43 </w:t>
            </w:r>
            <w:r w:rsidRPr="00746ED4">
              <w:rPr>
                <w:rFonts w:ascii="Arial" w:eastAsia="Times New Roman" w:hAnsi="Arial" w:cs="Arial"/>
                <w:color w:val="000000"/>
                <w:sz w:val="18"/>
                <w:szCs w:val="18"/>
                <w:lang w:eastAsia="en-AU"/>
              </w:rPr>
              <w:t>s</w:t>
            </w:r>
          </w:p>
        </w:tc>
        <w:tc>
          <w:tcPr>
            <w:tcW w:w="0" w:type="auto"/>
            <w:shd w:val="clear" w:color="auto" w:fill="auto"/>
            <w:hideMark/>
          </w:tcPr>
          <w:p w14:paraId="5B1F0F6E"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32</w:t>
            </w:r>
          </w:p>
        </w:tc>
        <w:tc>
          <w:tcPr>
            <w:tcW w:w="0" w:type="auto"/>
            <w:vMerge/>
            <w:shd w:val="clear" w:color="auto" w:fill="auto"/>
            <w:hideMark/>
          </w:tcPr>
          <w:p w14:paraId="519FD1B7"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B3D42C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Gravitational force separates from the strong-electro-weak force (Grand Unified force). Microscopic black holes form &amp; disintegrate.</w:t>
            </w:r>
          </w:p>
        </w:tc>
      </w:tr>
      <w:tr w:rsidR="006360CD" w:rsidRPr="00746ED4" w14:paraId="7E189B59" w14:textId="77777777" w:rsidTr="00493480">
        <w:trPr>
          <w:tblCellSpacing w:w="15" w:type="dxa"/>
        </w:trPr>
        <w:tc>
          <w:tcPr>
            <w:tcW w:w="0" w:type="auto"/>
            <w:shd w:val="clear" w:color="auto" w:fill="auto"/>
            <w:hideMark/>
          </w:tcPr>
          <w:p w14:paraId="689C97B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-35 </w:t>
            </w:r>
            <w:r w:rsidRPr="00746ED4">
              <w:rPr>
                <w:rFonts w:ascii="Arial" w:eastAsia="Times New Roman" w:hAnsi="Arial" w:cs="Arial"/>
                <w:color w:val="000000"/>
                <w:sz w:val="18"/>
                <w:szCs w:val="18"/>
                <w:lang w:eastAsia="en-AU"/>
              </w:rPr>
              <w:t>s</w:t>
            </w:r>
          </w:p>
        </w:tc>
        <w:tc>
          <w:tcPr>
            <w:tcW w:w="0" w:type="auto"/>
            <w:shd w:val="clear" w:color="auto" w:fill="auto"/>
            <w:hideMark/>
          </w:tcPr>
          <w:p w14:paraId="5A75D60C"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27</w:t>
            </w:r>
          </w:p>
        </w:tc>
        <w:tc>
          <w:tcPr>
            <w:tcW w:w="0" w:type="auto"/>
            <w:vMerge/>
            <w:shd w:val="clear" w:color="auto" w:fill="auto"/>
            <w:hideMark/>
          </w:tcPr>
          <w:p w14:paraId="75A16086"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B00F08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Grand unification ends (the strong force separates from the electro-weak force).</w:t>
            </w:r>
            <w:r w:rsidRPr="00746ED4">
              <w:rPr>
                <w:rFonts w:ascii="Arial" w:eastAsia="Times New Roman" w:hAnsi="Arial" w:cs="Arial"/>
                <w:color w:val="000000"/>
                <w:sz w:val="18"/>
                <w:szCs w:val="18"/>
                <w:lang w:eastAsia="en-AU"/>
              </w:rPr>
              <w:br/>
              <w:t>Quarks, leptons and antiparticles created.</w:t>
            </w:r>
            <w:r w:rsidRPr="00746ED4">
              <w:rPr>
                <w:rFonts w:ascii="Arial" w:eastAsia="Times New Roman" w:hAnsi="Arial" w:cs="Arial"/>
                <w:color w:val="000000"/>
                <w:sz w:val="18"/>
                <w:szCs w:val="18"/>
                <w:lang w:eastAsia="en-AU"/>
              </w:rPr>
              <w:br/>
              <w:t>Inflation occurs? Universe expands by factor of 10</w:t>
            </w:r>
            <w:r w:rsidRPr="00746ED4">
              <w:rPr>
                <w:rFonts w:ascii="Arial" w:eastAsia="Times New Roman" w:hAnsi="Arial" w:cs="Arial"/>
                <w:color w:val="000000"/>
                <w:sz w:val="15"/>
                <w:szCs w:val="15"/>
                <w:vertAlign w:val="superscript"/>
                <w:lang w:eastAsia="en-AU"/>
              </w:rPr>
              <w:t>25</w:t>
            </w:r>
            <w:r w:rsidRPr="00746ED4">
              <w:rPr>
                <w:rFonts w:ascii="Arial" w:eastAsia="Times New Roman" w:hAnsi="Arial" w:cs="Arial"/>
                <w:color w:val="000000"/>
                <w:sz w:val="18"/>
                <w:szCs w:val="18"/>
                <w:lang w:eastAsia="en-AU"/>
              </w:rPr>
              <w:t>.</w:t>
            </w:r>
            <w:r w:rsidRPr="00746ED4">
              <w:rPr>
                <w:rFonts w:ascii="Arial" w:eastAsia="Times New Roman" w:hAnsi="Arial" w:cs="Arial"/>
                <w:color w:val="000000"/>
                <w:sz w:val="18"/>
                <w:szCs w:val="18"/>
                <w:lang w:eastAsia="en-AU"/>
              </w:rPr>
              <w:br/>
              <w:t>Gravitons form and decouple.</w:t>
            </w:r>
          </w:p>
        </w:tc>
      </w:tr>
      <w:tr w:rsidR="006360CD" w:rsidRPr="00746ED4" w14:paraId="7CFF4C56" w14:textId="77777777" w:rsidTr="00493480">
        <w:trPr>
          <w:tblCellSpacing w:w="15" w:type="dxa"/>
        </w:trPr>
        <w:tc>
          <w:tcPr>
            <w:tcW w:w="0" w:type="auto"/>
            <w:shd w:val="clear" w:color="auto" w:fill="auto"/>
            <w:hideMark/>
          </w:tcPr>
          <w:p w14:paraId="110C8E8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-12 </w:t>
            </w:r>
            <w:r w:rsidRPr="00746ED4">
              <w:rPr>
                <w:rFonts w:ascii="Arial" w:eastAsia="Times New Roman" w:hAnsi="Arial" w:cs="Arial"/>
                <w:color w:val="000000"/>
                <w:sz w:val="18"/>
                <w:szCs w:val="18"/>
                <w:lang w:eastAsia="en-AU"/>
              </w:rPr>
              <w:t>s</w:t>
            </w:r>
          </w:p>
        </w:tc>
        <w:tc>
          <w:tcPr>
            <w:tcW w:w="0" w:type="auto"/>
            <w:shd w:val="clear" w:color="auto" w:fill="auto"/>
            <w:hideMark/>
          </w:tcPr>
          <w:p w14:paraId="29C4D225"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15</w:t>
            </w:r>
          </w:p>
        </w:tc>
        <w:tc>
          <w:tcPr>
            <w:tcW w:w="0" w:type="auto"/>
            <w:vMerge/>
            <w:shd w:val="clear" w:color="auto" w:fill="auto"/>
            <w:hideMark/>
          </w:tcPr>
          <w:p w14:paraId="7EBEAE01"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426510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Four fundamental forces now distinct.</w:t>
            </w:r>
            <w:r w:rsidRPr="00746ED4">
              <w:rPr>
                <w:rFonts w:ascii="Arial" w:eastAsia="Times New Roman" w:hAnsi="Arial" w:cs="Arial"/>
                <w:color w:val="000000"/>
                <w:sz w:val="18"/>
                <w:szCs w:val="18"/>
                <w:lang w:eastAsia="en-AU"/>
              </w:rPr>
              <w:br/>
              <w:t>Leptons separate into electrons, neutrinos and antiparticles.</w:t>
            </w:r>
            <w:r w:rsidRPr="00746ED4">
              <w:rPr>
                <w:rFonts w:ascii="Arial" w:eastAsia="Times New Roman" w:hAnsi="Arial" w:cs="Arial"/>
                <w:color w:val="000000"/>
                <w:sz w:val="18"/>
                <w:szCs w:val="18"/>
                <w:lang w:eastAsia="en-AU"/>
              </w:rPr>
              <w:br/>
              <w:t>Gravity starts to control expansion.</w:t>
            </w:r>
          </w:p>
        </w:tc>
      </w:tr>
      <w:tr w:rsidR="006360CD" w:rsidRPr="00746ED4" w14:paraId="19F4B51A" w14:textId="77777777" w:rsidTr="00493480">
        <w:trPr>
          <w:tblCellSpacing w:w="15" w:type="dxa"/>
        </w:trPr>
        <w:tc>
          <w:tcPr>
            <w:tcW w:w="0" w:type="auto"/>
            <w:shd w:val="clear" w:color="auto" w:fill="auto"/>
            <w:hideMark/>
          </w:tcPr>
          <w:p w14:paraId="69207481"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-6</w:t>
            </w:r>
            <w:r w:rsidRPr="00746ED4">
              <w:rPr>
                <w:rFonts w:ascii="Arial" w:eastAsia="Times New Roman" w:hAnsi="Arial" w:cs="Arial"/>
                <w:color w:val="000000"/>
                <w:sz w:val="18"/>
                <w:szCs w:val="18"/>
                <w:lang w:eastAsia="en-AU"/>
              </w:rPr>
              <w:t> s</w:t>
            </w:r>
          </w:p>
        </w:tc>
        <w:tc>
          <w:tcPr>
            <w:tcW w:w="0" w:type="auto"/>
            <w:shd w:val="clear" w:color="auto" w:fill="auto"/>
            <w:hideMark/>
          </w:tcPr>
          <w:p w14:paraId="1D225D0B"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13</w:t>
            </w:r>
          </w:p>
        </w:tc>
        <w:tc>
          <w:tcPr>
            <w:tcW w:w="0" w:type="auto"/>
            <w:vMerge/>
            <w:shd w:val="clear" w:color="auto" w:fill="auto"/>
            <w:hideMark/>
          </w:tcPr>
          <w:p w14:paraId="4A584337"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717751D"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Quarks &amp; anti quarks form protons, neutrons &amp; antiparticles.</w:t>
            </w:r>
            <w:r w:rsidRPr="00746ED4">
              <w:rPr>
                <w:rFonts w:ascii="Arial" w:eastAsia="Times New Roman" w:hAnsi="Arial" w:cs="Arial"/>
                <w:color w:val="000000"/>
                <w:sz w:val="18"/>
                <w:szCs w:val="18"/>
                <w:lang w:eastAsia="en-AU"/>
              </w:rPr>
              <w:br/>
              <w:t>Protons &amp; antiprotons; neutrons &amp; antineutrons annihilate each other leaving slight excess of protons &amp; neutrons plus lots of photons.</w:t>
            </w:r>
          </w:p>
        </w:tc>
      </w:tr>
      <w:tr w:rsidR="006360CD" w:rsidRPr="00746ED4" w14:paraId="65136799" w14:textId="77777777" w:rsidTr="00493480">
        <w:trPr>
          <w:tblCellSpacing w:w="15" w:type="dxa"/>
        </w:trPr>
        <w:tc>
          <w:tcPr>
            <w:tcW w:w="0" w:type="auto"/>
            <w:shd w:val="clear" w:color="auto" w:fill="auto"/>
            <w:hideMark/>
          </w:tcPr>
          <w:p w14:paraId="5BD4589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 s</w:t>
            </w:r>
          </w:p>
        </w:tc>
        <w:tc>
          <w:tcPr>
            <w:tcW w:w="0" w:type="auto"/>
            <w:shd w:val="clear" w:color="auto" w:fill="auto"/>
            <w:hideMark/>
          </w:tcPr>
          <w:p w14:paraId="7C56C6BB"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10</w:t>
            </w:r>
          </w:p>
        </w:tc>
        <w:tc>
          <w:tcPr>
            <w:tcW w:w="0" w:type="auto"/>
            <w:vMerge/>
            <w:shd w:val="clear" w:color="auto" w:fill="auto"/>
            <w:hideMark/>
          </w:tcPr>
          <w:p w14:paraId="2812F124"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9B9B9A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Neutrinos and antineutrinos decouple.</w:t>
            </w:r>
          </w:p>
        </w:tc>
      </w:tr>
      <w:tr w:rsidR="006360CD" w:rsidRPr="00746ED4" w14:paraId="77386B3E" w14:textId="77777777" w:rsidTr="00493480">
        <w:trPr>
          <w:tblCellSpacing w:w="15" w:type="dxa"/>
        </w:trPr>
        <w:tc>
          <w:tcPr>
            <w:tcW w:w="0" w:type="auto"/>
            <w:shd w:val="clear" w:color="auto" w:fill="auto"/>
            <w:hideMark/>
          </w:tcPr>
          <w:p w14:paraId="347A3A37"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15 s</w:t>
            </w:r>
          </w:p>
        </w:tc>
        <w:tc>
          <w:tcPr>
            <w:tcW w:w="0" w:type="auto"/>
            <w:shd w:val="clear" w:color="auto" w:fill="auto"/>
            <w:hideMark/>
          </w:tcPr>
          <w:p w14:paraId="50181D75"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 × 10</w:t>
            </w:r>
            <w:r w:rsidRPr="00746ED4">
              <w:rPr>
                <w:rFonts w:ascii="Arial" w:eastAsia="Times New Roman" w:hAnsi="Arial" w:cs="Arial"/>
                <w:color w:val="000000"/>
                <w:sz w:val="15"/>
                <w:szCs w:val="15"/>
                <w:vertAlign w:val="superscript"/>
                <w:lang w:eastAsia="en-AU"/>
              </w:rPr>
              <w:t>9</w:t>
            </w:r>
          </w:p>
        </w:tc>
        <w:tc>
          <w:tcPr>
            <w:tcW w:w="0" w:type="auto"/>
            <w:vMerge/>
            <w:shd w:val="clear" w:color="auto" w:fill="auto"/>
            <w:hideMark/>
          </w:tcPr>
          <w:p w14:paraId="482EE44D"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F92CC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Electrons and positrons annihilate each other. Slight excess of electrons left (= number of protons so net charge of Universe is 0) plus more photons.</w:t>
            </w:r>
          </w:p>
        </w:tc>
      </w:tr>
      <w:tr w:rsidR="006360CD" w:rsidRPr="00746ED4" w14:paraId="7B40C541" w14:textId="77777777" w:rsidTr="00493480">
        <w:trPr>
          <w:tblCellSpacing w:w="15" w:type="dxa"/>
        </w:trPr>
        <w:tc>
          <w:tcPr>
            <w:tcW w:w="0" w:type="auto"/>
            <w:shd w:val="clear" w:color="auto" w:fill="auto"/>
            <w:hideMark/>
          </w:tcPr>
          <w:p w14:paraId="4A77214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 minutes</w:t>
            </w:r>
          </w:p>
        </w:tc>
        <w:tc>
          <w:tcPr>
            <w:tcW w:w="0" w:type="auto"/>
            <w:shd w:val="clear" w:color="auto" w:fill="auto"/>
            <w:hideMark/>
          </w:tcPr>
          <w:p w14:paraId="5743C501"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9</w:t>
            </w:r>
          </w:p>
        </w:tc>
        <w:tc>
          <w:tcPr>
            <w:tcW w:w="0" w:type="auto"/>
            <w:vMerge/>
            <w:shd w:val="clear" w:color="auto" w:fill="auto"/>
            <w:hideMark/>
          </w:tcPr>
          <w:p w14:paraId="5DE9A402"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745C91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Protons and neutrons fuse into helium nuclei (nucleosynthesis). Spare neutrons used up.</w:t>
            </w:r>
          </w:p>
        </w:tc>
      </w:tr>
      <w:tr w:rsidR="006360CD" w:rsidRPr="00746ED4" w14:paraId="19D96877" w14:textId="77777777" w:rsidTr="00493480">
        <w:trPr>
          <w:tblCellSpacing w:w="15" w:type="dxa"/>
        </w:trPr>
        <w:tc>
          <w:tcPr>
            <w:tcW w:w="0" w:type="auto"/>
            <w:shd w:val="clear" w:color="auto" w:fill="auto"/>
            <w:hideMark/>
          </w:tcPr>
          <w:p w14:paraId="7EDC548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370,000 years</w:t>
            </w:r>
          </w:p>
        </w:tc>
        <w:tc>
          <w:tcPr>
            <w:tcW w:w="0" w:type="auto"/>
            <w:shd w:val="clear" w:color="auto" w:fill="auto"/>
            <w:hideMark/>
          </w:tcPr>
          <w:p w14:paraId="65A2EFD8"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3,000</w:t>
            </w:r>
          </w:p>
        </w:tc>
        <w:tc>
          <w:tcPr>
            <w:tcW w:w="0" w:type="auto"/>
            <w:vMerge w:val="restart"/>
            <w:shd w:val="clear" w:color="auto" w:fill="auto"/>
            <w:hideMark/>
          </w:tcPr>
          <w:p w14:paraId="36D80B9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Matter-</w:t>
            </w:r>
            <w:r w:rsidRPr="00746ED4">
              <w:rPr>
                <w:rFonts w:ascii="Arial" w:eastAsia="Times New Roman" w:hAnsi="Arial" w:cs="Arial"/>
                <w:color w:val="000000"/>
                <w:sz w:val="18"/>
                <w:szCs w:val="18"/>
                <w:lang w:eastAsia="en-AU"/>
              </w:rPr>
              <w:br/>
              <w:t>dominated</w:t>
            </w:r>
          </w:p>
        </w:tc>
        <w:tc>
          <w:tcPr>
            <w:tcW w:w="0" w:type="auto"/>
            <w:shd w:val="clear" w:color="auto" w:fill="auto"/>
            <w:hideMark/>
          </w:tcPr>
          <w:p w14:paraId="194226D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Matter decouples from radiation - electrons orbit nuclei to form atoms. Universe becomes transparent to photons as they can now travel long distances without interacting with charged particles.</w:t>
            </w:r>
            <w:r w:rsidRPr="00746ED4">
              <w:rPr>
                <w:rFonts w:ascii="Arial" w:eastAsia="Times New Roman" w:hAnsi="Arial" w:cs="Arial"/>
                <w:color w:val="000000"/>
                <w:sz w:val="18"/>
                <w:szCs w:val="18"/>
                <w:lang w:eastAsia="en-AU"/>
              </w:rPr>
              <w:br/>
              <w:t>This decoupling is now viewed as the 2.7 K Cosmic Microwave Background Radiation.</w:t>
            </w:r>
          </w:p>
        </w:tc>
      </w:tr>
      <w:tr w:rsidR="006360CD" w:rsidRPr="00746ED4" w14:paraId="7FE52F93" w14:textId="77777777" w:rsidTr="00493480">
        <w:trPr>
          <w:tblCellSpacing w:w="15" w:type="dxa"/>
        </w:trPr>
        <w:tc>
          <w:tcPr>
            <w:tcW w:w="0" w:type="auto"/>
            <w:shd w:val="clear" w:color="auto" w:fill="auto"/>
            <w:hideMark/>
          </w:tcPr>
          <w:p w14:paraId="44896CF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 billion years</w:t>
            </w:r>
          </w:p>
        </w:tc>
        <w:tc>
          <w:tcPr>
            <w:tcW w:w="0" w:type="auto"/>
            <w:shd w:val="clear" w:color="auto" w:fill="auto"/>
            <w:hideMark/>
          </w:tcPr>
          <w:p w14:paraId="6725B0A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p>
        </w:tc>
        <w:tc>
          <w:tcPr>
            <w:tcW w:w="0" w:type="auto"/>
            <w:vMerge/>
            <w:shd w:val="clear" w:color="auto" w:fill="auto"/>
            <w:hideMark/>
          </w:tcPr>
          <w:p w14:paraId="2BF77CC5"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07A539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First stars and galaxies form. Heavy elements created in supernova explosions.</w:t>
            </w:r>
          </w:p>
        </w:tc>
      </w:tr>
      <w:tr w:rsidR="006360CD" w:rsidRPr="00746ED4" w14:paraId="4B99A47D" w14:textId="77777777" w:rsidTr="00493480">
        <w:trPr>
          <w:tblCellSpacing w:w="15" w:type="dxa"/>
        </w:trPr>
        <w:tc>
          <w:tcPr>
            <w:tcW w:w="0" w:type="auto"/>
            <w:shd w:val="clear" w:color="auto" w:fill="auto"/>
            <w:hideMark/>
          </w:tcPr>
          <w:p w14:paraId="165F204D"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lastRenderedPageBreak/>
              <w:t>8.4 billion years</w:t>
            </w:r>
          </w:p>
        </w:tc>
        <w:tc>
          <w:tcPr>
            <w:tcW w:w="0" w:type="auto"/>
            <w:shd w:val="clear" w:color="auto" w:fill="auto"/>
            <w:hideMark/>
          </w:tcPr>
          <w:p w14:paraId="5A66F43A"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p>
        </w:tc>
        <w:tc>
          <w:tcPr>
            <w:tcW w:w="0" w:type="auto"/>
            <w:vMerge/>
            <w:shd w:val="clear" w:color="auto" w:fill="auto"/>
            <w:hideMark/>
          </w:tcPr>
          <w:p w14:paraId="3AB42F23"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2D8111E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Sun and solar system formed.</w:t>
            </w:r>
          </w:p>
        </w:tc>
      </w:tr>
      <w:tr w:rsidR="006360CD" w:rsidRPr="00746ED4" w14:paraId="6BE0F449" w14:textId="77777777" w:rsidTr="00493480">
        <w:trPr>
          <w:tblCellSpacing w:w="15" w:type="dxa"/>
        </w:trPr>
        <w:tc>
          <w:tcPr>
            <w:tcW w:w="0" w:type="auto"/>
            <w:shd w:val="clear" w:color="auto" w:fill="auto"/>
            <w:hideMark/>
          </w:tcPr>
          <w:p w14:paraId="60481EC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13.4 billion years</w:t>
            </w:r>
            <w:r w:rsidRPr="00746ED4">
              <w:rPr>
                <w:rFonts w:ascii="Arial" w:eastAsia="Times New Roman" w:hAnsi="Arial" w:cs="Arial"/>
                <w:color w:val="000000"/>
                <w:sz w:val="18"/>
                <w:szCs w:val="18"/>
                <w:lang w:eastAsia="en-AU"/>
              </w:rPr>
              <w:br/>
              <w:t>(NOW)</w:t>
            </w:r>
          </w:p>
        </w:tc>
        <w:tc>
          <w:tcPr>
            <w:tcW w:w="0" w:type="auto"/>
            <w:shd w:val="clear" w:color="auto" w:fill="auto"/>
            <w:hideMark/>
          </w:tcPr>
          <w:p w14:paraId="49D0E007"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w:t>
            </w:r>
          </w:p>
        </w:tc>
        <w:tc>
          <w:tcPr>
            <w:tcW w:w="0" w:type="auto"/>
            <w:vMerge/>
            <w:shd w:val="clear" w:color="auto" w:fill="auto"/>
            <w:hideMark/>
          </w:tcPr>
          <w:p w14:paraId="6D2F476E"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D42D7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Humans on Earth</w:t>
            </w:r>
          </w:p>
        </w:tc>
      </w:tr>
    </w:tbl>
    <w:p w14:paraId="30088E5B" w14:textId="77777777" w:rsidR="008539CB" w:rsidRDefault="008539CB" w:rsidP="006360CD">
      <w:pPr>
        <w:shd w:val="clear" w:color="auto" w:fill="FFFFFF"/>
        <w:spacing w:after="150" w:line="240" w:lineRule="atLeast"/>
        <w:jc w:val="both"/>
        <w:rPr>
          <w:rFonts w:ascii="Arial" w:eastAsia="Times New Roman" w:hAnsi="Arial" w:cs="Arial"/>
          <w:color w:val="000000"/>
          <w:sz w:val="20"/>
          <w:szCs w:val="20"/>
          <w:lang w:eastAsia="en-AU"/>
        </w:rPr>
      </w:pPr>
    </w:p>
    <w:p w14:paraId="5349FA05"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Big Bang model successfully accounts for the formation of the light elements, hydrogen, helium and traces of lithium and their isotopes from fundamental particles. Elements heavier than helium, including the iron, carbon and oxygen in our bodies and the uranium in the Earth were all synthesised later in stars. Our bodies are made of the debris of earlier generations of stars.</w:t>
      </w:r>
    </w:p>
    <w:p w14:paraId="58097E29"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5" w:name="modcosmo"/>
      <w:bookmarkEnd w:id="15"/>
      <w:r w:rsidRPr="00746ED4">
        <w:rPr>
          <w:rFonts w:ascii="Arial" w:eastAsia="Times New Roman" w:hAnsi="Arial" w:cs="Arial"/>
          <w:color w:val="004B87"/>
          <w:sz w:val="33"/>
          <w:szCs w:val="33"/>
          <w:lang w:eastAsia="en-AU"/>
        </w:rPr>
        <w:t>Modern Cosmology</w:t>
      </w:r>
    </w:p>
    <w:p w14:paraId="7F39DDC2" w14:textId="742C4D14"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Our understanding of the Universe has undergone profound changes due to recent observations and discoveries. For some </w:t>
      </w:r>
      <w:r w:rsidR="00CE6733" w:rsidRPr="00746ED4">
        <w:rPr>
          <w:rFonts w:ascii="Arial" w:eastAsia="Times New Roman" w:hAnsi="Arial" w:cs="Arial"/>
          <w:color w:val="000000"/>
          <w:sz w:val="20"/>
          <w:szCs w:val="20"/>
          <w:lang w:eastAsia="en-AU"/>
        </w:rPr>
        <w:t>time,</w:t>
      </w:r>
      <w:r w:rsidRPr="00746ED4">
        <w:rPr>
          <w:rFonts w:ascii="Arial" w:eastAsia="Times New Roman" w:hAnsi="Arial" w:cs="Arial"/>
          <w:color w:val="000000"/>
          <w:sz w:val="20"/>
          <w:szCs w:val="20"/>
          <w:lang w:eastAsia="en-AU"/>
        </w:rPr>
        <w:t xml:space="preserve"> astrophysicists have been aware that there is not enough visible matter in the Universe to account for the gravitational cohesion of clusters of galaxies or the rotation rate of spiral galaxies. These galaxies are spinning too fast for the observable matter in them to hold them together. To solve this dilemma the concept of </w:t>
      </w:r>
      <w:r w:rsidRPr="00746ED4">
        <w:rPr>
          <w:rFonts w:ascii="Arial" w:eastAsia="Times New Roman" w:hAnsi="Arial" w:cs="Arial"/>
          <w:i/>
          <w:iCs/>
          <w:color w:val="000000"/>
          <w:sz w:val="20"/>
          <w:szCs w:val="20"/>
          <w:lang w:eastAsia="en-AU"/>
        </w:rPr>
        <w:t>dark matter</w:t>
      </w:r>
      <w:r w:rsidRPr="00746ED4">
        <w:rPr>
          <w:rFonts w:ascii="Arial" w:eastAsia="Times New Roman" w:hAnsi="Arial" w:cs="Arial"/>
          <w:color w:val="000000"/>
          <w:sz w:val="20"/>
          <w:szCs w:val="20"/>
          <w:lang w:eastAsia="en-AU"/>
        </w:rPr>
        <w:t> has been suggested. This is matter that cannot be seen (hence </w:t>
      </w:r>
      <w:r w:rsidRPr="00746ED4">
        <w:rPr>
          <w:rFonts w:ascii="Arial" w:eastAsia="Times New Roman" w:hAnsi="Arial" w:cs="Arial"/>
          <w:i/>
          <w:iCs/>
          <w:color w:val="000000"/>
          <w:sz w:val="20"/>
          <w:szCs w:val="20"/>
          <w:lang w:eastAsia="en-AU"/>
        </w:rPr>
        <w:t>dark</w:t>
      </w:r>
      <w:r w:rsidRPr="00746ED4">
        <w:rPr>
          <w:rFonts w:ascii="Arial" w:eastAsia="Times New Roman" w:hAnsi="Arial" w:cs="Arial"/>
          <w:color w:val="000000"/>
          <w:sz w:val="20"/>
          <w:szCs w:val="20"/>
          <w:lang w:eastAsia="en-AU"/>
        </w:rPr>
        <w:t>) but otherwise interacts gravitationally with normal matter. A range of candidates from neutrinos, WIMPS (weakly-interacting massive particles) and MACHOS (massive astrophysical compact halo objects) have been proposed. Whilst some have now been ruled out there is still no consensus as to what dark matter is. The search continues.</w:t>
      </w:r>
    </w:p>
    <w:p w14:paraId="69FD46C6"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Perhaps even more intriguing than the search for dark matter is the discovery, based on observations of distant supernovae, that the Universe is not just expanding but actually </w:t>
      </w:r>
      <w:r w:rsidRPr="00746ED4">
        <w:rPr>
          <w:rFonts w:ascii="Arial" w:eastAsia="Times New Roman" w:hAnsi="Arial" w:cs="Arial"/>
          <w:i/>
          <w:iCs/>
          <w:color w:val="000000"/>
          <w:sz w:val="20"/>
          <w:szCs w:val="20"/>
          <w:lang w:eastAsia="en-AU"/>
        </w:rPr>
        <w:t>accelerating</w:t>
      </w:r>
      <w:r w:rsidRPr="00746ED4">
        <w:rPr>
          <w:rFonts w:ascii="Arial" w:eastAsia="Times New Roman" w:hAnsi="Arial" w:cs="Arial"/>
          <w:color w:val="000000"/>
          <w:sz w:val="20"/>
          <w:szCs w:val="20"/>
          <w:lang w:eastAsia="en-AU"/>
        </w:rPr>
        <w:t>. Astrophysicists have proposed the concept of </w:t>
      </w:r>
      <w:r w:rsidRPr="00746ED4">
        <w:rPr>
          <w:rFonts w:ascii="Arial" w:eastAsia="Times New Roman" w:hAnsi="Arial" w:cs="Arial"/>
          <w:i/>
          <w:iCs/>
          <w:color w:val="000000"/>
          <w:sz w:val="20"/>
          <w:szCs w:val="20"/>
          <w:lang w:eastAsia="en-AU"/>
        </w:rPr>
        <w:t>dark energy</w:t>
      </w:r>
      <w:r w:rsidRPr="00746ED4">
        <w:rPr>
          <w:rFonts w:ascii="Arial" w:eastAsia="Times New Roman" w:hAnsi="Arial" w:cs="Arial"/>
          <w:color w:val="000000"/>
          <w:sz w:val="20"/>
          <w:szCs w:val="20"/>
          <w:lang w:eastAsia="en-AU"/>
        </w:rPr>
        <w:t> in the Universe. This acts as a repulsive force over the large scale, overcoming gravity. As with dark matter we do not yet know what this energy is in any detail.</w:t>
      </w:r>
    </w:p>
    <w:p w14:paraId="3490F7F7"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These two discoveries combine to give us a very different picture of the Universe from that of a few decades ago. We now believe that all the "ordinary" matter that us, stars and galaxies are made of comprises only a small fraction of the constituents of the Universe.</w:t>
      </w:r>
    </w:p>
    <w:p w14:paraId="388596FF" w14:textId="77777777" w:rsidR="006C07DC" w:rsidRDefault="006C07DC" w:rsidP="006C07DC">
      <w:pPr>
        <w:ind w:left="360"/>
      </w:pPr>
    </w:p>
    <w:sectPr w:rsidR="006C07DC" w:rsidSect="00B05A3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DC76E" w14:textId="77777777" w:rsidR="00C6439A" w:rsidRDefault="00C6439A" w:rsidP="00E66B72">
      <w:pPr>
        <w:spacing w:after="0" w:line="240" w:lineRule="auto"/>
      </w:pPr>
      <w:r>
        <w:separator/>
      </w:r>
    </w:p>
  </w:endnote>
  <w:endnote w:type="continuationSeparator" w:id="0">
    <w:p w14:paraId="32FEE51E" w14:textId="77777777" w:rsidR="00C6439A" w:rsidRDefault="00C6439A" w:rsidP="00E6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696300"/>
      <w:docPartObj>
        <w:docPartGallery w:val="Page Numbers (Bottom of Page)"/>
        <w:docPartUnique/>
      </w:docPartObj>
    </w:sdtPr>
    <w:sdtEndPr>
      <w:rPr>
        <w:noProof/>
      </w:rPr>
    </w:sdtEndPr>
    <w:sdtContent>
      <w:p w14:paraId="585E76CE" w14:textId="77777777" w:rsidR="006C07DC" w:rsidRDefault="006C07DC">
        <w:pPr>
          <w:pStyle w:val="Footer"/>
          <w:jc w:val="center"/>
        </w:pPr>
        <w:r>
          <w:fldChar w:fldCharType="begin"/>
        </w:r>
        <w:r>
          <w:instrText xml:space="preserve"> PAGE   \* MERGEFORMAT </w:instrText>
        </w:r>
        <w:r>
          <w:fldChar w:fldCharType="separate"/>
        </w:r>
        <w:r w:rsidR="007A7C72">
          <w:rPr>
            <w:noProof/>
          </w:rPr>
          <w:t>1</w:t>
        </w:r>
        <w:r>
          <w:rPr>
            <w:noProof/>
          </w:rPr>
          <w:fldChar w:fldCharType="end"/>
        </w:r>
      </w:p>
    </w:sdtContent>
  </w:sdt>
  <w:p w14:paraId="3B009BB2" w14:textId="77777777" w:rsidR="006C07DC" w:rsidRDefault="006C07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2705430"/>
      <w:docPartObj>
        <w:docPartGallery w:val="Page Numbers (Bottom of Page)"/>
        <w:docPartUnique/>
      </w:docPartObj>
    </w:sdtPr>
    <w:sdtEndPr>
      <w:rPr>
        <w:noProof/>
      </w:rPr>
    </w:sdtEndPr>
    <w:sdtContent>
      <w:p w14:paraId="41094A61" w14:textId="77777777" w:rsidR="00592C50" w:rsidRDefault="00592C50">
        <w:pPr>
          <w:pStyle w:val="Footer"/>
          <w:jc w:val="center"/>
        </w:pPr>
        <w:r>
          <w:fldChar w:fldCharType="begin"/>
        </w:r>
        <w:r>
          <w:instrText xml:space="preserve"> PAGE   \* MERGEFORMAT </w:instrText>
        </w:r>
        <w:r>
          <w:fldChar w:fldCharType="separate"/>
        </w:r>
        <w:r w:rsidR="007A7C72">
          <w:rPr>
            <w:noProof/>
          </w:rPr>
          <w:t>19</w:t>
        </w:r>
        <w:r>
          <w:rPr>
            <w:noProof/>
          </w:rPr>
          <w:fldChar w:fldCharType="end"/>
        </w:r>
      </w:p>
    </w:sdtContent>
  </w:sdt>
  <w:p w14:paraId="1C775291" w14:textId="77777777" w:rsidR="00592C50" w:rsidRDefault="00592C50">
    <w:pPr>
      <w:pStyle w:val="Footer"/>
    </w:pPr>
  </w:p>
  <w:p w14:paraId="28A74AA9" w14:textId="77777777" w:rsidR="004753EB" w:rsidRDefault="004753EB"/>
  <w:p w14:paraId="34E801E6" w14:textId="77777777" w:rsidR="004753EB" w:rsidRDefault="004753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B0552" w14:textId="77777777" w:rsidR="00C6439A" w:rsidRDefault="00C6439A" w:rsidP="00E66B72">
      <w:pPr>
        <w:spacing w:after="0" w:line="240" w:lineRule="auto"/>
      </w:pPr>
      <w:r>
        <w:separator/>
      </w:r>
    </w:p>
  </w:footnote>
  <w:footnote w:type="continuationSeparator" w:id="0">
    <w:p w14:paraId="34564119" w14:textId="77777777" w:rsidR="00C6439A" w:rsidRDefault="00C6439A" w:rsidP="00E66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501C1"/>
    <w:multiLevelType w:val="multilevel"/>
    <w:tmpl w:val="F390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1A6D3A"/>
    <w:multiLevelType w:val="multilevel"/>
    <w:tmpl w:val="48D0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ED39EF"/>
    <w:multiLevelType w:val="multilevel"/>
    <w:tmpl w:val="9468F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ED5E6D"/>
    <w:multiLevelType w:val="multilevel"/>
    <w:tmpl w:val="7008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A275B7"/>
    <w:multiLevelType w:val="multilevel"/>
    <w:tmpl w:val="A06A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9F0C34"/>
    <w:multiLevelType w:val="multilevel"/>
    <w:tmpl w:val="CE6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314352">
    <w:abstractNumId w:val="2"/>
  </w:num>
  <w:num w:numId="2" w16cid:durableId="434403073">
    <w:abstractNumId w:val="0"/>
  </w:num>
  <w:num w:numId="3" w16cid:durableId="2125151951">
    <w:abstractNumId w:val="5"/>
  </w:num>
  <w:num w:numId="4" w16cid:durableId="1124077074">
    <w:abstractNumId w:val="1"/>
  </w:num>
  <w:num w:numId="5" w16cid:durableId="1568759200">
    <w:abstractNumId w:val="4"/>
  </w:num>
  <w:num w:numId="6" w16cid:durableId="1261372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A8C"/>
    <w:rsid w:val="000B6025"/>
    <w:rsid w:val="000D7BEC"/>
    <w:rsid w:val="00110137"/>
    <w:rsid w:val="00115D20"/>
    <w:rsid w:val="00176735"/>
    <w:rsid w:val="00183BD8"/>
    <w:rsid w:val="001A1A39"/>
    <w:rsid w:val="001C25F2"/>
    <w:rsid w:val="001E0C5D"/>
    <w:rsid w:val="002270F9"/>
    <w:rsid w:val="00260DBF"/>
    <w:rsid w:val="00277695"/>
    <w:rsid w:val="002B38B8"/>
    <w:rsid w:val="002E4C91"/>
    <w:rsid w:val="0030480E"/>
    <w:rsid w:val="003D02B2"/>
    <w:rsid w:val="00444B2E"/>
    <w:rsid w:val="004753EB"/>
    <w:rsid w:val="00554042"/>
    <w:rsid w:val="0055521B"/>
    <w:rsid w:val="00560385"/>
    <w:rsid w:val="00592C50"/>
    <w:rsid w:val="00611F4A"/>
    <w:rsid w:val="006360CD"/>
    <w:rsid w:val="006B47A7"/>
    <w:rsid w:val="006C07DC"/>
    <w:rsid w:val="00711C4A"/>
    <w:rsid w:val="00733656"/>
    <w:rsid w:val="00746ED4"/>
    <w:rsid w:val="00765FCC"/>
    <w:rsid w:val="007A563B"/>
    <w:rsid w:val="007A7C72"/>
    <w:rsid w:val="007C3A8C"/>
    <w:rsid w:val="007F1757"/>
    <w:rsid w:val="007F330F"/>
    <w:rsid w:val="00835694"/>
    <w:rsid w:val="008539CB"/>
    <w:rsid w:val="00854B34"/>
    <w:rsid w:val="00885FD9"/>
    <w:rsid w:val="0088795F"/>
    <w:rsid w:val="008C31DB"/>
    <w:rsid w:val="009A02A4"/>
    <w:rsid w:val="009F65EF"/>
    <w:rsid w:val="00A75F28"/>
    <w:rsid w:val="00A80FE5"/>
    <w:rsid w:val="00A9055A"/>
    <w:rsid w:val="00AC1768"/>
    <w:rsid w:val="00AD623C"/>
    <w:rsid w:val="00B05A34"/>
    <w:rsid w:val="00B2064C"/>
    <w:rsid w:val="00B26299"/>
    <w:rsid w:val="00B7229E"/>
    <w:rsid w:val="00B8733A"/>
    <w:rsid w:val="00BB0E0A"/>
    <w:rsid w:val="00BD7AEC"/>
    <w:rsid w:val="00BE6E83"/>
    <w:rsid w:val="00C20A88"/>
    <w:rsid w:val="00C6439A"/>
    <w:rsid w:val="00C94F0A"/>
    <w:rsid w:val="00CE1FA9"/>
    <w:rsid w:val="00CE6733"/>
    <w:rsid w:val="00D526CE"/>
    <w:rsid w:val="00DD6DBD"/>
    <w:rsid w:val="00E1751F"/>
    <w:rsid w:val="00E31A0A"/>
    <w:rsid w:val="00E631E1"/>
    <w:rsid w:val="00E66B72"/>
    <w:rsid w:val="00E848FC"/>
    <w:rsid w:val="00ED1390"/>
    <w:rsid w:val="00F15D4A"/>
    <w:rsid w:val="00FC4B9F"/>
    <w:rsid w:val="00FE6E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A351"/>
  <w15:docId w15:val="{CFE52192-DB43-4147-A72C-75B9261BA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3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A8C"/>
    <w:rPr>
      <w:rFonts w:ascii="Tahoma" w:hAnsi="Tahoma" w:cs="Tahoma"/>
      <w:sz w:val="16"/>
      <w:szCs w:val="16"/>
    </w:rPr>
  </w:style>
  <w:style w:type="character" w:customStyle="1" w:styleId="apple-converted-space">
    <w:name w:val="apple-converted-space"/>
    <w:basedOn w:val="DefaultParagraphFont"/>
    <w:rsid w:val="007C3A8C"/>
  </w:style>
  <w:style w:type="character" w:styleId="Hyperlink">
    <w:name w:val="Hyperlink"/>
    <w:basedOn w:val="DefaultParagraphFont"/>
    <w:uiPriority w:val="99"/>
    <w:semiHidden/>
    <w:unhideWhenUsed/>
    <w:rsid w:val="007C3A8C"/>
    <w:rPr>
      <w:color w:val="0000FF"/>
      <w:u w:val="single"/>
    </w:rPr>
  </w:style>
  <w:style w:type="paragraph" w:styleId="z-TopofForm">
    <w:name w:val="HTML Top of Form"/>
    <w:basedOn w:val="Normal"/>
    <w:next w:val="Normal"/>
    <w:link w:val="z-TopofFormChar"/>
    <w:hidden/>
    <w:uiPriority w:val="99"/>
    <w:semiHidden/>
    <w:unhideWhenUsed/>
    <w:rsid w:val="00885FD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85FD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885FD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85FD9"/>
    <w:rPr>
      <w:rFonts w:ascii="Arial" w:hAnsi="Arial" w:cs="Arial"/>
      <w:vanish/>
      <w:sz w:val="16"/>
      <w:szCs w:val="16"/>
    </w:rPr>
  </w:style>
  <w:style w:type="paragraph" w:styleId="Header">
    <w:name w:val="header"/>
    <w:basedOn w:val="Normal"/>
    <w:link w:val="HeaderChar"/>
    <w:uiPriority w:val="99"/>
    <w:unhideWhenUsed/>
    <w:rsid w:val="00E66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B72"/>
  </w:style>
  <w:style w:type="paragraph" w:styleId="Footer">
    <w:name w:val="footer"/>
    <w:basedOn w:val="Normal"/>
    <w:link w:val="FooterChar"/>
    <w:uiPriority w:val="99"/>
    <w:unhideWhenUsed/>
    <w:rsid w:val="00E66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B72"/>
  </w:style>
  <w:style w:type="paragraph" w:styleId="NoSpacing">
    <w:name w:val="No Spacing"/>
    <w:link w:val="NoSpacingChar"/>
    <w:uiPriority w:val="1"/>
    <w:qFormat/>
    <w:rsid w:val="00B05A3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A34"/>
    <w:rPr>
      <w:rFonts w:eastAsiaTheme="minorEastAsia"/>
      <w:lang w:val="en-US" w:eastAsia="ja-JP"/>
    </w:rPr>
  </w:style>
  <w:style w:type="character" w:customStyle="1" w:styleId="username">
    <w:name w:val="username"/>
    <w:basedOn w:val="DefaultParagraphFont"/>
    <w:rsid w:val="00AD623C"/>
  </w:style>
  <w:style w:type="paragraph" w:styleId="NormalWeb">
    <w:name w:val="Normal (Web)"/>
    <w:basedOn w:val="Normal"/>
    <w:uiPriority w:val="99"/>
    <w:semiHidden/>
    <w:unhideWhenUsed/>
    <w:rsid w:val="00AD623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AD62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323918">
      <w:bodyDiv w:val="1"/>
      <w:marLeft w:val="0"/>
      <w:marRight w:val="0"/>
      <w:marTop w:val="0"/>
      <w:marBottom w:val="0"/>
      <w:divBdr>
        <w:top w:val="none" w:sz="0" w:space="0" w:color="auto"/>
        <w:left w:val="none" w:sz="0" w:space="0" w:color="auto"/>
        <w:bottom w:val="none" w:sz="0" w:space="0" w:color="auto"/>
        <w:right w:val="none" w:sz="0" w:space="0" w:color="auto"/>
      </w:divBdr>
      <w:divsChild>
        <w:div w:id="1466047457">
          <w:marLeft w:val="0"/>
          <w:marRight w:val="0"/>
          <w:marTop w:val="0"/>
          <w:marBottom w:val="0"/>
          <w:divBdr>
            <w:top w:val="none" w:sz="0" w:space="0" w:color="auto"/>
            <w:left w:val="none" w:sz="0" w:space="0" w:color="auto"/>
            <w:bottom w:val="none" w:sz="0" w:space="0" w:color="auto"/>
            <w:right w:val="none" w:sz="0" w:space="0" w:color="auto"/>
          </w:divBdr>
          <w:divsChild>
            <w:div w:id="1116755434">
              <w:marLeft w:val="-150"/>
              <w:marRight w:val="-150"/>
              <w:marTop w:val="0"/>
              <w:marBottom w:val="0"/>
              <w:divBdr>
                <w:top w:val="none" w:sz="0" w:space="0" w:color="auto"/>
                <w:left w:val="none" w:sz="0" w:space="0" w:color="auto"/>
                <w:bottom w:val="none" w:sz="0" w:space="0" w:color="auto"/>
                <w:right w:val="none" w:sz="0" w:space="0" w:color="auto"/>
              </w:divBdr>
              <w:divsChild>
                <w:div w:id="561604907">
                  <w:marLeft w:val="0"/>
                  <w:marRight w:val="0"/>
                  <w:marTop w:val="0"/>
                  <w:marBottom w:val="0"/>
                  <w:divBdr>
                    <w:top w:val="none" w:sz="0" w:space="0" w:color="auto"/>
                    <w:left w:val="none" w:sz="0" w:space="0" w:color="auto"/>
                    <w:bottom w:val="none" w:sz="0" w:space="0" w:color="auto"/>
                    <w:right w:val="none" w:sz="0" w:space="0" w:color="auto"/>
                  </w:divBdr>
                  <w:divsChild>
                    <w:div w:id="426973300">
                      <w:marLeft w:val="-150"/>
                      <w:marRight w:val="-150"/>
                      <w:marTop w:val="150"/>
                      <w:marBottom w:val="0"/>
                      <w:divBdr>
                        <w:top w:val="none" w:sz="0" w:space="0" w:color="auto"/>
                        <w:left w:val="none" w:sz="0" w:space="0" w:color="auto"/>
                        <w:bottom w:val="none" w:sz="0" w:space="0" w:color="auto"/>
                        <w:right w:val="none" w:sz="0" w:space="0" w:color="auto"/>
                      </w:divBdr>
                      <w:divsChild>
                        <w:div w:id="1146434428">
                          <w:marLeft w:val="0"/>
                          <w:marRight w:val="0"/>
                          <w:marTop w:val="0"/>
                          <w:marBottom w:val="0"/>
                          <w:divBdr>
                            <w:top w:val="none" w:sz="0" w:space="0" w:color="auto"/>
                            <w:left w:val="none" w:sz="0" w:space="0" w:color="auto"/>
                            <w:bottom w:val="none" w:sz="0" w:space="0" w:color="auto"/>
                            <w:right w:val="none" w:sz="0" w:space="0" w:color="auto"/>
                          </w:divBdr>
                        </w:div>
                        <w:div w:id="16664164">
                          <w:marLeft w:val="0"/>
                          <w:marRight w:val="0"/>
                          <w:marTop w:val="0"/>
                          <w:marBottom w:val="0"/>
                          <w:divBdr>
                            <w:top w:val="none" w:sz="0" w:space="0" w:color="auto"/>
                            <w:left w:val="none" w:sz="0" w:space="0" w:color="auto"/>
                            <w:bottom w:val="none" w:sz="0" w:space="0" w:color="auto"/>
                            <w:right w:val="none" w:sz="0" w:space="0" w:color="auto"/>
                          </w:divBdr>
                          <w:divsChild>
                            <w:div w:id="688987425">
                              <w:marLeft w:val="0"/>
                              <w:marRight w:val="0"/>
                              <w:marTop w:val="0"/>
                              <w:marBottom w:val="0"/>
                              <w:divBdr>
                                <w:top w:val="none" w:sz="0" w:space="0" w:color="auto"/>
                                <w:left w:val="none" w:sz="0" w:space="0" w:color="auto"/>
                                <w:bottom w:val="none" w:sz="0" w:space="0" w:color="auto"/>
                                <w:right w:val="none" w:sz="0" w:space="0" w:color="auto"/>
                              </w:divBdr>
                            </w:div>
                            <w:div w:id="21166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039256">
              <w:marLeft w:val="-150"/>
              <w:marRight w:val="-150"/>
              <w:marTop w:val="0"/>
              <w:marBottom w:val="0"/>
              <w:divBdr>
                <w:top w:val="none" w:sz="0" w:space="0" w:color="auto"/>
                <w:left w:val="none" w:sz="0" w:space="0" w:color="auto"/>
                <w:bottom w:val="none" w:sz="0" w:space="0" w:color="auto"/>
                <w:right w:val="none" w:sz="0" w:space="0" w:color="auto"/>
              </w:divBdr>
              <w:divsChild>
                <w:div w:id="399065427">
                  <w:marLeft w:val="0"/>
                  <w:marRight w:val="0"/>
                  <w:marTop w:val="0"/>
                  <w:marBottom w:val="0"/>
                  <w:divBdr>
                    <w:top w:val="none" w:sz="0" w:space="0" w:color="auto"/>
                    <w:left w:val="none" w:sz="0" w:space="0" w:color="auto"/>
                    <w:bottom w:val="none" w:sz="0" w:space="0" w:color="auto"/>
                    <w:right w:val="none" w:sz="0" w:space="0" w:color="auto"/>
                  </w:divBdr>
                </w:div>
              </w:divsChild>
            </w:div>
            <w:div w:id="967122516">
              <w:marLeft w:val="-150"/>
              <w:marRight w:val="-150"/>
              <w:marTop w:val="0"/>
              <w:marBottom w:val="0"/>
              <w:divBdr>
                <w:top w:val="none" w:sz="0" w:space="0" w:color="auto"/>
                <w:left w:val="none" w:sz="0" w:space="0" w:color="auto"/>
                <w:bottom w:val="none" w:sz="0" w:space="0" w:color="auto"/>
                <w:right w:val="none" w:sz="0" w:space="0" w:color="auto"/>
              </w:divBdr>
              <w:divsChild>
                <w:div w:id="1001737633">
                  <w:marLeft w:val="0"/>
                  <w:marRight w:val="0"/>
                  <w:marTop w:val="0"/>
                  <w:marBottom w:val="0"/>
                  <w:divBdr>
                    <w:top w:val="none" w:sz="0" w:space="0" w:color="auto"/>
                    <w:left w:val="none" w:sz="0" w:space="0" w:color="auto"/>
                    <w:bottom w:val="none" w:sz="0" w:space="0" w:color="auto"/>
                    <w:right w:val="none" w:sz="0" w:space="0" w:color="auto"/>
                  </w:divBdr>
                </w:div>
              </w:divsChild>
            </w:div>
            <w:div w:id="1542942507">
              <w:marLeft w:val="-150"/>
              <w:marRight w:val="-150"/>
              <w:marTop w:val="0"/>
              <w:marBottom w:val="0"/>
              <w:divBdr>
                <w:top w:val="none" w:sz="0" w:space="0" w:color="auto"/>
                <w:left w:val="none" w:sz="0" w:space="0" w:color="auto"/>
                <w:bottom w:val="none" w:sz="0" w:space="0" w:color="auto"/>
                <w:right w:val="none" w:sz="0" w:space="0" w:color="auto"/>
              </w:divBdr>
              <w:divsChild>
                <w:div w:id="200439075">
                  <w:marLeft w:val="0"/>
                  <w:marRight w:val="0"/>
                  <w:marTop w:val="0"/>
                  <w:marBottom w:val="0"/>
                  <w:divBdr>
                    <w:top w:val="none" w:sz="0" w:space="0" w:color="auto"/>
                    <w:left w:val="none" w:sz="0" w:space="0" w:color="auto"/>
                    <w:bottom w:val="none" w:sz="0" w:space="0" w:color="auto"/>
                    <w:right w:val="none" w:sz="0" w:space="0" w:color="auto"/>
                  </w:divBdr>
                </w:div>
              </w:divsChild>
            </w:div>
            <w:div w:id="220403682">
              <w:marLeft w:val="-150"/>
              <w:marRight w:val="-150"/>
              <w:marTop w:val="0"/>
              <w:marBottom w:val="0"/>
              <w:divBdr>
                <w:top w:val="none" w:sz="0" w:space="0" w:color="auto"/>
                <w:left w:val="none" w:sz="0" w:space="0" w:color="auto"/>
                <w:bottom w:val="none" w:sz="0" w:space="0" w:color="auto"/>
                <w:right w:val="none" w:sz="0" w:space="0" w:color="auto"/>
              </w:divBdr>
              <w:divsChild>
                <w:div w:id="17115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2322">
          <w:marLeft w:val="0"/>
          <w:marRight w:val="0"/>
          <w:marTop w:val="0"/>
          <w:marBottom w:val="0"/>
          <w:divBdr>
            <w:top w:val="none" w:sz="0" w:space="0" w:color="auto"/>
            <w:left w:val="none" w:sz="0" w:space="0" w:color="auto"/>
            <w:bottom w:val="none" w:sz="0" w:space="0" w:color="auto"/>
            <w:right w:val="none" w:sz="0" w:space="0" w:color="auto"/>
          </w:divBdr>
          <w:divsChild>
            <w:div w:id="465393128">
              <w:marLeft w:val="-150"/>
              <w:marRight w:val="-150"/>
              <w:marTop w:val="0"/>
              <w:marBottom w:val="0"/>
              <w:divBdr>
                <w:top w:val="none" w:sz="0" w:space="0" w:color="auto"/>
                <w:left w:val="none" w:sz="0" w:space="0" w:color="auto"/>
                <w:bottom w:val="none" w:sz="0" w:space="0" w:color="auto"/>
                <w:right w:val="none" w:sz="0" w:space="0" w:color="auto"/>
              </w:divBdr>
              <w:divsChild>
                <w:div w:id="1947886239">
                  <w:marLeft w:val="0"/>
                  <w:marRight w:val="0"/>
                  <w:marTop w:val="0"/>
                  <w:marBottom w:val="0"/>
                  <w:divBdr>
                    <w:top w:val="none" w:sz="0" w:space="0" w:color="auto"/>
                    <w:left w:val="none" w:sz="0" w:space="0" w:color="auto"/>
                    <w:bottom w:val="none" w:sz="0" w:space="0" w:color="auto"/>
                    <w:right w:val="none" w:sz="0" w:space="0" w:color="auto"/>
                  </w:divBdr>
                  <w:divsChild>
                    <w:div w:id="1812285051">
                      <w:marLeft w:val="0"/>
                      <w:marRight w:val="0"/>
                      <w:marTop w:val="0"/>
                      <w:marBottom w:val="0"/>
                      <w:divBdr>
                        <w:top w:val="none" w:sz="0" w:space="0" w:color="auto"/>
                        <w:left w:val="none" w:sz="0" w:space="0" w:color="auto"/>
                        <w:bottom w:val="none" w:sz="0" w:space="0" w:color="auto"/>
                        <w:right w:val="none" w:sz="0" w:space="0" w:color="auto"/>
                      </w:divBdr>
                      <w:divsChild>
                        <w:div w:id="1492060690">
                          <w:marLeft w:val="-150"/>
                          <w:marRight w:val="-150"/>
                          <w:marTop w:val="0"/>
                          <w:marBottom w:val="0"/>
                          <w:divBdr>
                            <w:top w:val="none" w:sz="0" w:space="0" w:color="auto"/>
                            <w:left w:val="none" w:sz="0" w:space="0" w:color="auto"/>
                            <w:bottom w:val="none" w:sz="0" w:space="0" w:color="auto"/>
                            <w:right w:val="none" w:sz="0" w:space="0" w:color="auto"/>
                          </w:divBdr>
                          <w:divsChild>
                            <w:div w:id="1808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03817">
      <w:bodyDiv w:val="1"/>
      <w:marLeft w:val="0"/>
      <w:marRight w:val="0"/>
      <w:marTop w:val="0"/>
      <w:marBottom w:val="0"/>
      <w:divBdr>
        <w:top w:val="none" w:sz="0" w:space="0" w:color="auto"/>
        <w:left w:val="none" w:sz="0" w:space="0" w:color="auto"/>
        <w:bottom w:val="none" w:sz="0" w:space="0" w:color="auto"/>
        <w:right w:val="none" w:sz="0" w:space="0" w:color="auto"/>
      </w:divBdr>
      <w:divsChild>
        <w:div w:id="1128478250">
          <w:marLeft w:val="0"/>
          <w:marRight w:val="0"/>
          <w:marTop w:val="0"/>
          <w:marBottom w:val="0"/>
          <w:divBdr>
            <w:top w:val="none" w:sz="0" w:space="0" w:color="auto"/>
            <w:left w:val="none" w:sz="0" w:space="0" w:color="auto"/>
            <w:bottom w:val="none" w:sz="0" w:space="0" w:color="auto"/>
            <w:right w:val="none" w:sz="0" w:space="0" w:color="auto"/>
          </w:divBdr>
          <w:divsChild>
            <w:div w:id="470100620">
              <w:marLeft w:val="-150"/>
              <w:marRight w:val="-150"/>
              <w:marTop w:val="0"/>
              <w:marBottom w:val="0"/>
              <w:divBdr>
                <w:top w:val="none" w:sz="0" w:space="0" w:color="auto"/>
                <w:left w:val="none" w:sz="0" w:space="0" w:color="auto"/>
                <w:bottom w:val="none" w:sz="0" w:space="0" w:color="auto"/>
                <w:right w:val="none" w:sz="0" w:space="0" w:color="auto"/>
              </w:divBdr>
              <w:divsChild>
                <w:div w:id="1213033780">
                  <w:marLeft w:val="0"/>
                  <w:marRight w:val="0"/>
                  <w:marTop w:val="0"/>
                  <w:marBottom w:val="0"/>
                  <w:divBdr>
                    <w:top w:val="none" w:sz="0" w:space="0" w:color="auto"/>
                    <w:left w:val="none" w:sz="0" w:space="0" w:color="auto"/>
                    <w:bottom w:val="none" w:sz="0" w:space="0" w:color="auto"/>
                    <w:right w:val="none" w:sz="0" w:space="0" w:color="auto"/>
                  </w:divBdr>
                  <w:divsChild>
                    <w:div w:id="300968159">
                      <w:marLeft w:val="-150"/>
                      <w:marRight w:val="-150"/>
                      <w:marTop w:val="150"/>
                      <w:marBottom w:val="0"/>
                      <w:divBdr>
                        <w:top w:val="none" w:sz="0" w:space="0" w:color="auto"/>
                        <w:left w:val="none" w:sz="0" w:space="0" w:color="auto"/>
                        <w:bottom w:val="none" w:sz="0" w:space="0" w:color="auto"/>
                        <w:right w:val="none" w:sz="0" w:space="0" w:color="auto"/>
                      </w:divBdr>
                      <w:divsChild>
                        <w:div w:id="1991250380">
                          <w:marLeft w:val="0"/>
                          <w:marRight w:val="0"/>
                          <w:marTop w:val="0"/>
                          <w:marBottom w:val="0"/>
                          <w:divBdr>
                            <w:top w:val="none" w:sz="0" w:space="0" w:color="auto"/>
                            <w:left w:val="none" w:sz="0" w:space="0" w:color="auto"/>
                            <w:bottom w:val="none" w:sz="0" w:space="0" w:color="auto"/>
                            <w:right w:val="none" w:sz="0" w:space="0" w:color="auto"/>
                          </w:divBdr>
                        </w:div>
                        <w:div w:id="100272846">
                          <w:marLeft w:val="0"/>
                          <w:marRight w:val="0"/>
                          <w:marTop w:val="0"/>
                          <w:marBottom w:val="0"/>
                          <w:divBdr>
                            <w:top w:val="none" w:sz="0" w:space="0" w:color="auto"/>
                            <w:left w:val="none" w:sz="0" w:space="0" w:color="auto"/>
                            <w:bottom w:val="none" w:sz="0" w:space="0" w:color="auto"/>
                            <w:right w:val="none" w:sz="0" w:space="0" w:color="auto"/>
                          </w:divBdr>
                          <w:divsChild>
                            <w:div w:id="970592262">
                              <w:marLeft w:val="0"/>
                              <w:marRight w:val="0"/>
                              <w:marTop w:val="0"/>
                              <w:marBottom w:val="0"/>
                              <w:divBdr>
                                <w:top w:val="none" w:sz="0" w:space="0" w:color="auto"/>
                                <w:left w:val="none" w:sz="0" w:space="0" w:color="auto"/>
                                <w:bottom w:val="none" w:sz="0" w:space="0" w:color="auto"/>
                                <w:right w:val="none" w:sz="0" w:space="0" w:color="auto"/>
                              </w:divBdr>
                            </w:div>
                            <w:div w:id="8063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15010">
              <w:marLeft w:val="-150"/>
              <w:marRight w:val="-150"/>
              <w:marTop w:val="0"/>
              <w:marBottom w:val="0"/>
              <w:divBdr>
                <w:top w:val="none" w:sz="0" w:space="0" w:color="auto"/>
                <w:left w:val="none" w:sz="0" w:space="0" w:color="auto"/>
                <w:bottom w:val="none" w:sz="0" w:space="0" w:color="auto"/>
                <w:right w:val="none" w:sz="0" w:space="0" w:color="auto"/>
              </w:divBdr>
              <w:divsChild>
                <w:div w:id="1602758379">
                  <w:marLeft w:val="0"/>
                  <w:marRight w:val="0"/>
                  <w:marTop w:val="0"/>
                  <w:marBottom w:val="0"/>
                  <w:divBdr>
                    <w:top w:val="none" w:sz="0" w:space="0" w:color="auto"/>
                    <w:left w:val="none" w:sz="0" w:space="0" w:color="auto"/>
                    <w:bottom w:val="none" w:sz="0" w:space="0" w:color="auto"/>
                    <w:right w:val="none" w:sz="0" w:space="0" w:color="auto"/>
                  </w:divBdr>
                </w:div>
              </w:divsChild>
            </w:div>
            <w:div w:id="258756341">
              <w:marLeft w:val="-150"/>
              <w:marRight w:val="-150"/>
              <w:marTop w:val="0"/>
              <w:marBottom w:val="0"/>
              <w:divBdr>
                <w:top w:val="none" w:sz="0" w:space="0" w:color="auto"/>
                <w:left w:val="none" w:sz="0" w:space="0" w:color="auto"/>
                <w:bottom w:val="none" w:sz="0" w:space="0" w:color="auto"/>
                <w:right w:val="none" w:sz="0" w:space="0" w:color="auto"/>
              </w:divBdr>
              <w:divsChild>
                <w:div w:id="1813985061">
                  <w:marLeft w:val="0"/>
                  <w:marRight w:val="0"/>
                  <w:marTop w:val="0"/>
                  <w:marBottom w:val="0"/>
                  <w:divBdr>
                    <w:top w:val="none" w:sz="0" w:space="0" w:color="auto"/>
                    <w:left w:val="none" w:sz="0" w:space="0" w:color="auto"/>
                    <w:bottom w:val="none" w:sz="0" w:space="0" w:color="auto"/>
                    <w:right w:val="none" w:sz="0" w:space="0" w:color="auto"/>
                  </w:divBdr>
                </w:div>
              </w:divsChild>
            </w:div>
            <w:div w:id="1477334212">
              <w:marLeft w:val="-150"/>
              <w:marRight w:val="-150"/>
              <w:marTop w:val="0"/>
              <w:marBottom w:val="0"/>
              <w:divBdr>
                <w:top w:val="none" w:sz="0" w:space="0" w:color="auto"/>
                <w:left w:val="none" w:sz="0" w:space="0" w:color="auto"/>
                <w:bottom w:val="none" w:sz="0" w:space="0" w:color="auto"/>
                <w:right w:val="none" w:sz="0" w:space="0" w:color="auto"/>
              </w:divBdr>
              <w:divsChild>
                <w:div w:id="686249458">
                  <w:marLeft w:val="0"/>
                  <w:marRight w:val="0"/>
                  <w:marTop w:val="0"/>
                  <w:marBottom w:val="0"/>
                  <w:divBdr>
                    <w:top w:val="none" w:sz="0" w:space="0" w:color="auto"/>
                    <w:left w:val="none" w:sz="0" w:space="0" w:color="auto"/>
                    <w:bottom w:val="none" w:sz="0" w:space="0" w:color="auto"/>
                    <w:right w:val="none" w:sz="0" w:space="0" w:color="auto"/>
                  </w:divBdr>
                </w:div>
              </w:divsChild>
            </w:div>
            <w:div w:id="1668904753">
              <w:marLeft w:val="-150"/>
              <w:marRight w:val="-150"/>
              <w:marTop w:val="0"/>
              <w:marBottom w:val="0"/>
              <w:divBdr>
                <w:top w:val="none" w:sz="0" w:space="0" w:color="auto"/>
                <w:left w:val="none" w:sz="0" w:space="0" w:color="auto"/>
                <w:bottom w:val="none" w:sz="0" w:space="0" w:color="auto"/>
                <w:right w:val="none" w:sz="0" w:space="0" w:color="auto"/>
              </w:divBdr>
              <w:divsChild>
                <w:div w:id="20034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4966">
          <w:marLeft w:val="0"/>
          <w:marRight w:val="0"/>
          <w:marTop w:val="0"/>
          <w:marBottom w:val="0"/>
          <w:divBdr>
            <w:top w:val="none" w:sz="0" w:space="0" w:color="auto"/>
            <w:left w:val="none" w:sz="0" w:space="0" w:color="auto"/>
            <w:bottom w:val="none" w:sz="0" w:space="0" w:color="auto"/>
            <w:right w:val="none" w:sz="0" w:space="0" w:color="auto"/>
          </w:divBdr>
          <w:divsChild>
            <w:div w:id="1544906242">
              <w:marLeft w:val="-150"/>
              <w:marRight w:val="-150"/>
              <w:marTop w:val="0"/>
              <w:marBottom w:val="0"/>
              <w:divBdr>
                <w:top w:val="none" w:sz="0" w:space="0" w:color="auto"/>
                <w:left w:val="none" w:sz="0" w:space="0" w:color="auto"/>
                <w:bottom w:val="none" w:sz="0" w:space="0" w:color="auto"/>
                <w:right w:val="none" w:sz="0" w:space="0" w:color="auto"/>
              </w:divBdr>
              <w:divsChild>
                <w:div w:id="704984951">
                  <w:marLeft w:val="0"/>
                  <w:marRight w:val="0"/>
                  <w:marTop w:val="0"/>
                  <w:marBottom w:val="0"/>
                  <w:divBdr>
                    <w:top w:val="none" w:sz="0" w:space="0" w:color="auto"/>
                    <w:left w:val="none" w:sz="0" w:space="0" w:color="auto"/>
                    <w:bottom w:val="none" w:sz="0" w:space="0" w:color="auto"/>
                    <w:right w:val="none" w:sz="0" w:space="0" w:color="auto"/>
                  </w:divBdr>
                  <w:divsChild>
                    <w:div w:id="495801221">
                      <w:marLeft w:val="0"/>
                      <w:marRight w:val="0"/>
                      <w:marTop w:val="0"/>
                      <w:marBottom w:val="0"/>
                      <w:divBdr>
                        <w:top w:val="none" w:sz="0" w:space="0" w:color="auto"/>
                        <w:left w:val="none" w:sz="0" w:space="0" w:color="auto"/>
                        <w:bottom w:val="none" w:sz="0" w:space="0" w:color="auto"/>
                        <w:right w:val="none" w:sz="0" w:space="0" w:color="auto"/>
                      </w:divBdr>
                      <w:divsChild>
                        <w:div w:id="82990763">
                          <w:marLeft w:val="-150"/>
                          <w:marRight w:val="-150"/>
                          <w:marTop w:val="0"/>
                          <w:marBottom w:val="0"/>
                          <w:divBdr>
                            <w:top w:val="none" w:sz="0" w:space="0" w:color="auto"/>
                            <w:left w:val="none" w:sz="0" w:space="0" w:color="auto"/>
                            <w:bottom w:val="none" w:sz="0" w:space="0" w:color="auto"/>
                            <w:right w:val="none" w:sz="0" w:space="0" w:color="auto"/>
                          </w:divBdr>
                          <w:divsChild>
                            <w:div w:id="912206464">
                              <w:marLeft w:val="0"/>
                              <w:marRight w:val="0"/>
                              <w:marTop w:val="0"/>
                              <w:marBottom w:val="0"/>
                              <w:divBdr>
                                <w:top w:val="none" w:sz="0" w:space="0" w:color="auto"/>
                                <w:left w:val="none" w:sz="0" w:space="0" w:color="auto"/>
                                <w:bottom w:val="none" w:sz="0" w:space="0" w:color="auto"/>
                                <w:right w:val="none" w:sz="0" w:space="0" w:color="auto"/>
                              </w:divBdr>
                              <w:divsChild>
                                <w:div w:id="203195384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60317819">
                          <w:marLeft w:val="-150"/>
                          <w:marRight w:val="-150"/>
                          <w:marTop w:val="0"/>
                          <w:marBottom w:val="0"/>
                          <w:divBdr>
                            <w:top w:val="none" w:sz="0" w:space="0" w:color="auto"/>
                            <w:left w:val="none" w:sz="0" w:space="0" w:color="auto"/>
                            <w:bottom w:val="none" w:sz="0" w:space="0" w:color="auto"/>
                            <w:right w:val="none" w:sz="0" w:space="0" w:color="auto"/>
                          </w:divBdr>
                          <w:divsChild>
                            <w:div w:id="1975787936">
                              <w:marLeft w:val="0"/>
                              <w:marRight w:val="0"/>
                              <w:marTop w:val="0"/>
                              <w:marBottom w:val="0"/>
                              <w:divBdr>
                                <w:top w:val="none" w:sz="0" w:space="0" w:color="auto"/>
                                <w:left w:val="none" w:sz="0" w:space="0" w:color="auto"/>
                                <w:bottom w:val="none" w:sz="0" w:space="0" w:color="auto"/>
                                <w:right w:val="none" w:sz="0" w:space="0" w:color="auto"/>
                              </w:divBdr>
                              <w:divsChild>
                                <w:div w:id="209998522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62758948">
                          <w:marLeft w:val="-150"/>
                          <w:marRight w:val="-150"/>
                          <w:marTop w:val="0"/>
                          <w:marBottom w:val="0"/>
                          <w:divBdr>
                            <w:top w:val="none" w:sz="0" w:space="0" w:color="auto"/>
                            <w:left w:val="none" w:sz="0" w:space="0" w:color="auto"/>
                            <w:bottom w:val="none" w:sz="0" w:space="0" w:color="auto"/>
                            <w:right w:val="none" w:sz="0" w:space="0" w:color="auto"/>
                          </w:divBdr>
                          <w:divsChild>
                            <w:div w:id="1748915356">
                              <w:marLeft w:val="0"/>
                              <w:marRight w:val="0"/>
                              <w:marTop w:val="0"/>
                              <w:marBottom w:val="0"/>
                              <w:divBdr>
                                <w:top w:val="none" w:sz="0" w:space="0" w:color="auto"/>
                                <w:left w:val="none" w:sz="0" w:space="0" w:color="auto"/>
                                <w:bottom w:val="none" w:sz="0" w:space="0" w:color="auto"/>
                                <w:right w:val="none" w:sz="0" w:space="0" w:color="auto"/>
                              </w:divBdr>
                              <w:divsChild>
                                <w:div w:id="70664399">
                                  <w:marLeft w:val="0"/>
                                  <w:marRight w:val="0"/>
                                  <w:marTop w:val="0"/>
                                  <w:marBottom w:val="0"/>
                                  <w:divBdr>
                                    <w:top w:val="none" w:sz="0" w:space="0" w:color="auto"/>
                                    <w:left w:val="none" w:sz="0" w:space="0" w:color="auto"/>
                                    <w:bottom w:val="none" w:sz="0" w:space="0" w:color="auto"/>
                                    <w:right w:val="none" w:sz="0" w:space="0" w:color="auto"/>
                                  </w:divBdr>
                                  <w:divsChild>
                                    <w:div w:id="1684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7127">
                      <w:marLeft w:val="0"/>
                      <w:marRight w:val="0"/>
                      <w:marTop w:val="0"/>
                      <w:marBottom w:val="0"/>
                      <w:divBdr>
                        <w:top w:val="none" w:sz="0" w:space="0" w:color="auto"/>
                        <w:left w:val="none" w:sz="0" w:space="0" w:color="auto"/>
                        <w:bottom w:val="none" w:sz="0" w:space="0" w:color="auto"/>
                        <w:right w:val="none" w:sz="0" w:space="0" w:color="auto"/>
                      </w:divBdr>
                      <w:divsChild>
                        <w:div w:id="371274239">
                          <w:marLeft w:val="-150"/>
                          <w:marRight w:val="-150"/>
                          <w:marTop w:val="0"/>
                          <w:marBottom w:val="0"/>
                          <w:divBdr>
                            <w:top w:val="none" w:sz="0" w:space="0" w:color="auto"/>
                            <w:left w:val="none" w:sz="0" w:space="0" w:color="auto"/>
                            <w:bottom w:val="none" w:sz="0" w:space="0" w:color="auto"/>
                            <w:right w:val="none" w:sz="0" w:space="0" w:color="auto"/>
                          </w:divBdr>
                          <w:divsChild>
                            <w:div w:id="1921258414">
                              <w:marLeft w:val="0"/>
                              <w:marRight w:val="0"/>
                              <w:marTop w:val="0"/>
                              <w:marBottom w:val="0"/>
                              <w:divBdr>
                                <w:top w:val="none" w:sz="0" w:space="0" w:color="auto"/>
                                <w:left w:val="none" w:sz="0" w:space="0" w:color="auto"/>
                                <w:bottom w:val="none" w:sz="0" w:space="0" w:color="auto"/>
                                <w:right w:val="none" w:sz="0" w:space="0" w:color="auto"/>
                              </w:divBdr>
                              <w:divsChild>
                                <w:div w:id="7229440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71798684">
                          <w:marLeft w:val="-150"/>
                          <w:marRight w:val="-150"/>
                          <w:marTop w:val="0"/>
                          <w:marBottom w:val="0"/>
                          <w:divBdr>
                            <w:top w:val="none" w:sz="0" w:space="0" w:color="auto"/>
                            <w:left w:val="none" w:sz="0" w:space="0" w:color="auto"/>
                            <w:bottom w:val="none" w:sz="0" w:space="0" w:color="auto"/>
                            <w:right w:val="none" w:sz="0" w:space="0" w:color="auto"/>
                          </w:divBdr>
                          <w:divsChild>
                            <w:div w:id="899024900">
                              <w:marLeft w:val="0"/>
                              <w:marRight w:val="0"/>
                              <w:marTop w:val="0"/>
                              <w:marBottom w:val="0"/>
                              <w:divBdr>
                                <w:top w:val="none" w:sz="0" w:space="0" w:color="auto"/>
                                <w:left w:val="none" w:sz="0" w:space="0" w:color="auto"/>
                                <w:bottom w:val="none" w:sz="0" w:space="0" w:color="auto"/>
                                <w:right w:val="none" w:sz="0" w:space="0" w:color="auto"/>
                              </w:divBdr>
                              <w:divsChild>
                                <w:div w:id="31484018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611981217">
                          <w:marLeft w:val="-150"/>
                          <w:marRight w:val="-150"/>
                          <w:marTop w:val="0"/>
                          <w:marBottom w:val="0"/>
                          <w:divBdr>
                            <w:top w:val="none" w:sz="0" w:space="0" w:color="auto"/>
                            <w:left w:val="none" w:sz="0" w:space="0" w:color="auto"/>
                            <w:bottom w:val="none" w:sz="0" w:space="0" w:color="auto"/>
                            <w:right w:val="none" w:sz="0" w:space="0" w:color="auto"/>
                          </w:divBdr>
                          <w:divsChild>
                            <w:div w:id="938028093">
                              <w:marLeft w:val="0"/>
                              <w:marRight w:val="0"/>
                              <w:marTop w:val="0"/>
                              <w:marBottom w:val="0"/>
                              <w:divBdr>
                                <w:top w:val="none" w:sz="0" w:space="0" w:color="auto"/>
                                <w:left w:val="none" w:sz="0" w:space="0" w:color="auto"/>
                                <w:bottom w:val="none" w:sz="0" w:space="0" w:color="auto"/>
                                <w:right w:val="none" w:sz="0" w:space="0" w:color="auto"/>
                              </w:divBdr>
                              <w:divsChild>
                                <w:div w:id="821581688">
                                  <w:marLeft w:val="0"/>
                                  <w:marRight w:val="0"/>
                                  <w:marTop w:val="0"/>
                                  <w:marBottom w:val="0"/>
                                  <w:divBdr>
                                    <w:top w:val="none" w:sz="0" w:space="0" w:color="auto"/>
                                    <w:left w:val="none" w:sz="0" w:space="0" w:color="auto"/>
                                    <w:bottom w:val="none" w:sz="0" w:space="0" w:color="auto"/>
                                    <w:right w:val="none" w:sz="0" w:space="0" w:color="auto"/>
                                  </w:divBdr>
                                  <w:divsChild>
                                    <w:div w:id="3881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1699">
                      <w:marLeft w:val="0"/>
                      <w:marRight w:val="0"/>
                      <w:marTop w:val="0"/>
                      <w:marBottom w:val="0"/>
                      <w:divBdr>
                        <w:top w:val="none" w:sz="0" w:space="0" w:color="auto"/>
                        <w:left w:val="none" w:sz="0" w:space="0" w:color="auto"/>
                        <w:bottom w:val="none" w:sz="0" w:space="0" w:color="auto"/>
                        <w:right w:val="none" w:sz="0" w:space="0" w:color="auto"/>
                      </w:divBdr>
                      <w:divsChild>
                        <w:div w:id="369690702">
                          <w:marLeft w:val="-150"/>
                          <w:marRight w:val="-150"/>
                          <w:marTop w:val="0"/>
                          <w:marBottom w:val="0"/>
                          <w:divBdr>
                            <w:top w:val="none" w:sz="0" w:space="0" w:color="auto"/>
                            <w:left w:val="none" w:sz="0" w:space="0" w:color="auto"/>
                            <w:bottom w:val="none" w:sz="0" w:space="0" w:color="auto"/>
                            <w:right w:val="none" w:sz="0" w:space="0" w:color="auto"/>
                          </w:divBdr>
                          <w:divsChild>
                            <w:div w:id="228001706">
                              <w:marLeft w:val="0"/>
                              <w:marRight w:val="0"/>
                              <w:marTop w:val="0"/>
                              <w:marBottom w:val="0"/>
                              <w:divBdr>
                                <w:top w:val="none" w:sz="0" w:space="0" w:color="auto"/>
                                <w:left w:val="none" w:sz="0" w:space="0" w:color="auto"/>
                                <w:bottom w:val="none" w:sz="0" w:space="0" w:color="auto"/>
                                <w:right w:val="none" w:sz="0" w:space="0" w:color="auto"/>
                              </w:divBdr>
                              <w:divsChild>
                                <w:div w:id="7921346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95700771">
                          <w:marLeft w:val="-150"/>
                          <w:marRight w:val="-150"/>
                          <w:marTop w:val="0"/>
                          <w:marBottom w:val="0"/>
                          <w:divBdr>
                            <w:top w:val="none" w:sz="0" w:space="0" w:color="auto"/>
                            <w:left w:val="none" w:sz="0" w:space="0" w:color="auto"/>
                            <w:bottom w:val="none" w:sz="0" w:space="0" w:color="auto"/>
                            <w:right w:val="none" w:sz="0" w:space="0" w:color="auto"/>
                          </w:divBdr>
                          <w:divsChild>
                            <w:div w:id="995258499">
                              <w:marLeft w:val="0"/>
                              <w:marRight w:val="0"/>
                              <w:marTop w:val="0"/>
                              <w:marBottom w:val="0"/>
                              <w:divBdr>
                                <w:top w:val="none" w:sz="0" w:space="0" w:color="auto"/>
                                <w:left w:val="none" w:sz="0" w:space="0" w:color="auto"/>
                                <w:bottom w:val="none" w:sz="0" w:space="0" w:color="auto"/>
                                <w:right w:val="none" w:sz="0" w:space="0" w:color="auto"/>
                              </w:divBdr>
                              <w:divsChild>
                                <w:div w:id="50109387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37597614">
                          <w:marLeft w:val="-150"/>
                          <w:marRight w:val="-150"/>
                          <w:marTop w:val="0"/>
                          <w:marBottom w:val="0"/>
                          <w:divBdr>
                            <w:top w:val="none" w:sz="0" w:space="0" w:color="auto"/>
                            <w:left w:val="none" w:sz="0" w:space="0" w:color="auto"/>
                            <w:bottom w:val="none" w:sz="0" w:space="0" w:color="auto"/>
                            <w:right w:val="none" w:sz="0" w:space="0" w:color="auto"/>
                          </w:divBdr>
                          <w:divsChild>
                            <w:div w:id="2006201441">
                              <w:marLeft w:val="0"/>
                              <w:marRight w:val="0"/>
                              <w:marTop w:val="0"/>
                              <w:marBottom w:val="0"/>
                              <w:divBdr>
                                <w:top w:val="none" w:sz="0" w:space="0" w:color="auto"/>
                                <w:left w:val="none" w:sz="0" w:space="0" w:color="auto"/>
                                <w:bottom w:val="none" w:sz="0" w:space="0" w:color="auto"/>
                                <w:right w:val="none" w:sz="0" w:space="0" w:color="auto"/>
                              </w:divBdr>
                              <w:divsChild>
                                <w:div w:id="1061519299">
                                  <w:marLeft w:val="0"/>
                                  <w:marRight w:val="0"/>
                                  <w:marTop w:val="0"/>
                                  <w:marBottom w:val="0"/>
                                  <w:divBdr>
                                    <w:top w:val="none" w:sz="0" w:space="0" w:color="auto"/>
                                    <w:left w:val="none" w:sz="0" w:space="0" w:color="auto"/>
                                    <w:bottom w:val="none" w:sz="0" w:space="0" w:color="auto"/>
                                    <w:right w:val="none" w:sz="0" w:space="0" w:color="auto"/>
                                  </w:divBdr>
                                  <w:divsChild>
                                    <w:div w:id="3335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378368">
      <w:bodyDiv w:val="1"/>
      <w:marLeft w:val="0"/>
      <w:marRight w:val="0"/>
      <w:marTop w:val="0"/>
      <w:marBottom w:val="0"/>
      <w:divBdr>
        <w:top w:val="none" w:sz="0" w:space="0" w:color="auto"/>
        <w:left w:val="none" w:sz="0" w:space="0" w:color="auto"/>
        <w:bottom w:val="none" w:sz="0" w:space="0" w:color="auto"/>
        <w:right w:val="none" w:sz="0" w:space="0" w:color="auto"/>
      </w:divBdr>
      <w:divsChild>
        <w:div w:id="1418134191">
          <w:marLeft w:val="0"/>
          <w:marRight w:val="0"/>
          <w:marTop w:val="0"/>
          <w:marBottom w:val="0"/>
          <w:divBdr>
            <w:top w:val="none" w:sz="0" w:space="0" w:color="auto"/>
            <w:left w:val="none" w:sz="0" w:space="0" w:color="auto"/>
            <w:bottom w:val="none" w:sz="0" w:space="0" w:color="auto"/>
            <w:right w:val="none" w:sz="0" w:space="0" w:color="auto"/>
          </w:divBdr>
          <w:divsChild>
            <w:div w:id="697124530">
              <w:marLeft w:val="0"/>
              <w:marRight w:val="0"/>
              <w:marTop w:val="0"/>
              <w:marBottom w:val="0"/>
              <w:divBdr>
                <w:top w:val="none" w:sz="0" w:space="0" w:color="auto"/>
                <w:left w:val="none" w:sz="0" w:space="0" w:color="auto"/>
                <w:bottom w:val="none" w:sz="0" w:space="0" w:color="auto"/>
                <w:right w:val="none" w:sz="0" w:space="0" w:color="auto"/>
              </w:divBdr>
            </w:div>
            <w:div w:id="960184619">
              <w:marLeft w:val="0"/>
              <w:marRight w:val="0"/>
              <w:marTop w:val="0"/>
              <w:marBottom w:val="0"/>
              <w:divBdr>
                <w:top w:val="none" w:sz="0" w:space="0" w:color="auto"/>
                <w:left w:val="none" w:sz="0" w:space="0" w:color="auto"/>
                <w:bottom w:val="none" w:sz="0" w:space="0" w:color="auto"/>
                <w:right w:val="none" w:sz="0" w:space="0" w:color="auto"/>
              </w:divBdr>
            </w:div>
            <w:div w:id="658273751">
              <w:marLeft w:val="0"/>
              <w:marRight w:val="0"/>
              <w:marTop w:val="0"/>
              <w:marBottom w:val="0"/>
              <w:divBdr>
                <w:top w:val="none" w:sz="0" w:space="0" w:color="auto"/>
                <w:left w:val="none" w:sz="0" w:space="0" w:color="auto"/>
                <w:bottom w:val="none" w:sz="0" w:space="0" w:color="auto"/>
                <w:right w:val="none" w:sz="0" w:space="0" w:color="auto"/>
              </w:divBdr>
            </w:div>
          </w:divsChild>
        </w:div>
        <w:div w:id="644090076">
          <w:marLeft w:val="0"/>
          <w:marRight w:val="0"/>
          <w:marTop w:val="0"/>
          <w:marBottom w:val="0"/>
          <w:divBdr>
            <w:top w:val="none" w:sz="0" w:space="0" w:color="auto"/>
            <w:left w:val="none" w:sz="0" w:space="0" w:color="auto"/>
            <w:bottom w:val="none" w:sz="0" w:space="0" w:color="auto"/>
            <w:right w:val="none" w:sz="0" w:space="0" w:color="auto"/>
          </w:divBdr>
        </w:div>
        <w:div w:id="2053260269">
          <w:marLeft w:val="0"/>
          <w:marRight w:val="0"/>
          <w:marTop w:val="0"/>
          <w:marBottom w:val="0"/>
          <w:divBdr>
            <w:top w:val="none" w:sz="0" w:space="0" w:color="auto"/>
            <w:left w:val="none" w:sz="0" w:space="0" w:color="auto"/>
            <w:bottom w:val="none" w:sz="0" w:space="0" w:color="auto"/>
            <w:right w:val="none" w:sz="0" w:space="0" w:color="auto"/>
          </w:divBdr>
          <w:divsChild>
            <w:div w:id="1565681322">
              <w:marLeft w:val="0"/>
              <w:marRight w:val="0"/>
              <w:marTop w:val="0"/>
              <w:marBottom w:val="0"/>
              <w:divBdr>
                <w:top w:val="none" w:sz="0" w:space="0" w:color="auto"/>
                <w:left w:val="none" w:sz="0" w:space="0" w:color="auto"/>
                <w:bottom w:val="none" w:sz="0" w:space="0" w:color="auto"/>
                <w:right w:val="none" w:sz="0" w:space="0" w:color="auto"/>
              </w:divBdr>
            </w:div>
            <w:div w:id="881096556">
              <w:marLeft w:val="0"/>
              <w:marRight w:val="0"/>
              <w:marTop w:val="0"/>
              <w:marBottom w:val="0"/>
              <w:divBdr>
                <w:top w:val="none" w:sz="0" w:space="0" w:color="auto"/>
                <w:left w:val="none" w:sz="0" w:space="0" w:color="auto"/>
                <w:bottom w:val="none" w:sz="0" w:space="0" w:color="auto"/>
                <w:right w:val="none" w:sz="0" w:space="0" w:color="auto"/>
              </w:divBdr>
            </w:div>
            <w:div w:id="489373430">
              <w:marLeft w:val="0"/>
              <w:marRight w:val="0"/>
              <w:marTop w:val="0"/>
              <w:marBottom w:val="0"/>
              <w:divBdr>
                <w:top w:val="none" w:sz="0" w:space="0" w:color="auto"/>
                <w:left w:val="none" w:sz="0" w:space="0" w:color="auto"/>
                <w:bottom w:val="none" w:sz="0" w:space="0" w:color="auto"/>
                <w:right w:val="none" w:sz="0" w:space="0" w:color="auto"/>
              </w:divBdr>
            </w:div>
          </w:divsChild>
        </w:div>
        <w:div w:id="1846703662">
          <w:marLeft w:val="0"/>
          <w:marRight w:val="0"/>
          <w:marTop w:val="0"/>
          <w:marBottom w:val="0"/>
          <w:divBdr>
            <w:top w:val="none" w:sz="0" w:space="0" w:color="auto"/>
            <w:left w:val="none" w:sz="0" w:space="0" w:color="auto"/>
            <w:bottom w:val="none" w:sz="0" w:space="0" w:color="auto"/>
            <w:right w:val="none" w:sz="0" w:space="0" w:color="auto"/>
          </w:divBdr>
          <w:divsChild>
            <w:div w:id="107625922">
              <w:marLeft w:val="0"/>
              <w:marRight w:val="0"/>
              <w:marTop w:val="0"/>
              <w:marBottom w:val="0"/>
              <w:divBdr>
                <w:top w:val="none" w:sz="0" w:space="0" w:color="auto"/>
                <w:left w:val="none" w:sz="0" w:space="0" w:color="auto"/>
                <w:bottom w:val="none" w:sz="0" w:space="0" w:color="auto"/>
                <w:right w:val="none" w:sz="0" w:space="0" w:color="auto"/>
              </w:divBdr>
            </w:div>
            <w:div w:id="1451392402">
              <w:marLeft w:val="0"/>
              <w:marRight w:val="0"/>
              <w:marTop w:val="0"/>
              <w:marBottom w:val="0"/>
              <w:divBdr>
                <w:top w:val="none" w:sz="0" w:space="0" w:color="auto"/>
                <w:left w:val="none" w:sz="0" w:space="0" w:color="auto"/>
                <w:bottom w:val="none" w:sz="0" w:space="0" w:color="auto"/>
                <w:right w:val="none" w:sz="0" w:space="0" w:color="auto"/>
              </w:divBdr>
            </w:div>
            <w:div w:id="1943756012">
              <w:marLeft w:val="0"/>
              <w:marRight w:val="0"/>
              <w:marTop w:val="0"/>
              <w:marBottom w:val="0"/>
              <w:divBdr>
                <w:top w:val="none" w:sz="0" w:space="0" w:color="auto"/>
                <w:left w:val="none" w:sz="0" w:space="0" w:color="auto"/>
                <w:bottom w:val="none" w:sz="0" w:space="0" w:color="auto"/>
                <w:right w:val="none" w:sz="0" w:space="0" w:color="auto"/>
              </w:divBdr>
            </w:div>
          </w:divsChild>
        </w:div>
        <w:div w:id="367878552">
          <w:marLeft w:val="0"/>
          <w:marRight w:val="0"/>
          <w:marTop w:val="0"/>
          <w:marBottom w:val="0"/>
          <w:divBdr>
            <w:top w:val="none" w:sz="0" w:space="0" w:color="auto"/>
            <w:left w:val="none" w:sz="0" w:space="0" w:color="auto"/>
            <w:bottom w:val="none" w:sz="0" w:space="0" w:color="auto"/>
            <w:right w:val="none" w:sz="0" w:space="0" w:color="auto"/>
          </w:divBdr>
          <w:divsChild>
            <w:div w:id="1827815168">
              <w:marLeft w:val="0"/>
              <w:marRight w:val="0"/>
              <w:marTop w:val="0"/>
              <w:marBottom w:val="0"/>
              <w:divBdr>
                <w:top w:val="none" w:sz="0" w:space="0" w:color="auto"/>
                <w:left w:val="none" w:sz="0" w:space="0" w:color="auto"/>
                <w:bottom w:val="none" w:sz="0" w:space="0" w:color="auto"/>
                <w:right w:val="none" w:sz="0" w:space="0" w:color="auto"/>
              </w:divBdr>
            </w:div>
            <w:div w:id="1823960371">
              <w:marLeft w:val="0"/>
              <w:marRight w:val="0"/>
              <w:marTop w:val="0"/>
              <w:marBottom w:val="0"/>
              <w:divBdr>
                <w:top w:val="none" w:sz="0" w:space="0" w:color="auto"/>
                <w:left w:val="none" w:sz="0" w:space="0" w:color="auto"/>
                <w:bottom w:val="none" w:sz="0" w:space="0" w:color="auto"/>
                <w:right w:val="none" w:sz="0" w:space="0" w:color="auto"/>
              </w:divBdr>
            </w:div>
            <w:div w:id="16182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1284">
      <w:bodyDiv w:val="1"/>
      <w:marLeft w:val="0"/>
      <w:marRight w:val="0"/>
      <w:marTop w:val="0"/>
      <w:marBottom w:val="0"/>
      <w:divBdr>
        <w:top w:val="none" w:sz="0" w:space="0" w:color="auto"/>
        <w:left w:val="none" w:sz="0" w:space="0" w:color="auto"/>
        <w:bottom w:val="none" w:sz="0" w:space="0" w:color="auto"/>
        <w:right w:val="none" w:sz="0" w:space="0" w:color="auto"/>
      </w:divBdr>
      <w:divsChild>
        <w:div w:id="754984595">
          <w:marLeft w:val="0"/>
          <w:marRight w:val="0"/>
          <w:marTop w:val="0"/>
          <w:marBottom w:val="0"/>
          <w:divBdr>
            <w:top w:val="none" w:sz="0" w:space="0" w:color="auto"/>
            <w:left w:val="none" w:sz="0" w:space="0" w:color="auto"/>
            <w:bottom w:val="none" w:sz="0" w:space="0" w:color="auto"/>
            <w:right w:val="none" w:sz="0" w:space="0" w:color="auto"/>
          </w:divBdr>
          <w:divsChild>
            <w:div w:id="458887931">
              <w:marLeft w:val="0"/>
              <w:marRight w:val="0"/>
              <w:marTop w:val="0"/>
              <w:marBottom w:val="0"/>
              <w:divBdr>
                <w:top w:val="none" w:sz="0" w:space="0" w:color="auto"/>
                <w:left w:val="none" w:sz="0" w:space="0" w:color="auto"/>
                <w:bottom w:val="none" w:sz="0" w:space="0" w:color="auto"/>
                <w:right w:val="none" w:sz="0" w:space="0" w:color="auto"/>
              </w:divBdr>
            </w:div>
          </w:divsChild>
        </w:div>
        <w:div w:id="1991396332">
          <w:marLeft w:val="0"/>
          <w:marRight w:val="0"/>
          <w:marTop w:val="0"/>
          <w:marBottom w:val="0"/>
          <w:divBdr>
            <w:top w:val="none" w:sz="0" w:space="0" w:color="auto"/>
            <w:left w:val="none" w:sz="0" w:space="0" w:color="auto"/>
            <w:bottom w:val="none" w:sz="0" w:space="0" w:color="auto"/>
            <w:right w:val="none" w:sz="0" w:space="0" w:color="auto"/>
          </w:divBdr>
        </w:div>
      </w:divsChild>
    </w:div>
    <w:div w:id="1171026584">
      <w:bodyDiv w:val="1"/>
      <w:marLeft w:val="0"/>
      <w:marRight w:val="0"/>
      <w:marTop w:val="0"/>
      <w:marBottom w:val="0"/>
      <w:divBdr>
        <w:top w:val="none" w:sz="0" w:space="0" w:color="auto"/>
        <w:left w:val="none" w:sz="0" w:space="0" w:color="auto"/>
        <w:bottom w:val="none" w:sz="0" w:space="0" w:color="auto"/>
        <w:right w:val="none" w:sz="0" w:space="0" w:color="auto"/>
      </w:divBdr>
    </w:div>
    <w:div w:id="1379163965">
      <w:bodyDiv w:val="1"/>
      <w:marLeft w:val="0"/>
      <w:marRight w:val="0"/>
      <w:marTop w:val="0"/>
      <w:marBottom w:val="0"/>
      <w:divBdr>
        <w:top w:val="none" w:sz="0" w:space="0" w:color="auto"/>
        <w:left w:val="none" w:sz="0" w:space="0" w:color="auto"/>
        <w:bottom w:val="none" w:sz="0" w:space="0" w:color="auto"/>
        <w:right w:val="none" w:sz="0" w:space="0" w:color="auto"/>
      </w:divBdr>
      <w:divsChild>
        <w:div w:id="730537809">
          <w:marLeft w:val="0"/>
          <w:marRight w:val="0"/>
          <w:marTop w:val="0"/>
          <w:marBottom w:val="0"/>
          <w:divBdr>
            <w:top w:val="none" w:sz="0" w:space="0" w:color="auto"/>
            <w:left w:val="none" w:sz="0" w:space="0" w:color="auto"/>
            <w:bottom w:val="none" w:sz="0" w:space="0" w:color="auto"/>
            <w:right w:val="none" w:sz="0" w:space="0" w:color="auto"/>
          </w:divBdr>
          <w:divsChild>
            <w:div w:id="1418672418">
              <w:marLeft w:val="0"/>
              <w:marRight w:val="0"/>
              <w:marTop w:val="0"/>
              <w:marBottom w:val="0"/>
              <w:divBdr>
                <w:top w:val="none" w:sz="0" w:space="0" w:color="auto"/>
                <w:left w:val="none" w:sz="0" w:space="0" w:color="auto"/>
                <w:bottom w:val="none" w:sz="0" w:space="0" w:color="auto"/>
                <w:right w:val="none" w:sz="0" w:space="0" w:color="auto"/>
              </w:divBdr>
            </w:div>
            <w:div w:id="1674260150">
              <w:marLeft w:val="0"/>
              <w:marRight w:val="0"/>
              <w:marTop w:val="0"/>
              <w:marBottom w:val="0"/>
              <w:divBdr>
                <w:top w:val="none" w:sz="0" w:space="0" w:color="auto"/>
                <w:left w:val="none" w:sz="0" w:space="0" w:color="auto"/>
                <w:bottom w:val="none" w:sz="0" w:space="0" w:color="auto"/>
                <w:right w:val="none" w:sz="0" w:space="0" w:color="auto"/>
              </w:divBdr>
            </w:div>
            <w:div w:id="42289228">
              <w:marLeft w:val="0"/>
              <w:marRight w:val="0"/>
              <w:marTop w:val="0"/>
              <w:marBottom w:val="0"/>
              <w:divBdr>
                <w:top w:val="none" w:sz="0" w:space="0" w:color="auto"/>
                <w:left w:val="none" w:sz="0" w:space="0" w:color="auto"/>
                <w:bottom w:val="none" w:sz="0" w:space="0" w:color="auto"/>
                <w:right w:val="none" w:sz="0" w:space="0" w:color="auto"/>
              </w:divBdr>
            </w:div>
          </w:divsChild>
        </w:div>
        <w:div w:id="1028870313">
          <w:marLeft w:val="0"/>
          <w:marRight w:val="0"/>
          <w:marTop w:val="0"/>
          <w:marBottom w:val="0"/>
          <w:divBdr>
            <w:top w:val="none" w:sz="0" w:space="0" w:color="auto"/>
            <w:left w:val="none" w:sz="0" w:space="0" w:color="auto"/>
            <w:bottom w:val="none" w:sz="0" w:space="0" w:color="auto"/>
            <w:right w:val="none" w:sz="0" w:space="0" w:color="auto"/>
          </w:divBdr>
          <w:divsChild>
            <w:div w:id="1740446167">
              <w:marLeft w:val="0"/>
              <w:marRight w:val="0"/>
              <w:marTop w:val="0"/>
              <w:marBottom w:val="0"/>
              <w:divBdr>
                <w:top w:val="none" w:sz="0" w:space="0" w:color="auto"/>
                <w:left w:val="none" w:sz="0" w:space="0" w:color="auto"/>
                <w:bottom w:val="none" w:sz="0" w:space="0" w:color="auto"/>
                <w:right w:val="none" w:sz="0" w:space="0" w:color="auto"/>
              </w:divBdr>
            </w:div>
            <w:div w:id="1757555916">
              <w:marLeft w:val="0"/>
              <w:marRight w:val="0"/>
              <w:marTop w:val="0"/>
              <w:marBottom w:val="0"/>
              <w:divBdr>
                <w:top w:val="none" w:sz="0" w:space="0" w:color="auto"/>
                <w:left w:val="none" w:sz="0" w:space="0" w:color="auto"/>
                <w:bottom w:val="none" w:sz="0" w:space="0" w:color="auto"/>
                <w:right w:val="none" w:sz="0" w:space="0" w:color="auto"/>
              </w:divBdr>
            </w:div>
            <w:div w:id="576597784">
              <w:marLeft w:val="0"/>
              <w:marRight w:val="0"/>
              <w:marTop w:val="0"/>
              <w:marBottom w:val="0"/>
              <w:divBdr>
                <w:top w:val="none" w:sz="0" w:space="0" w:color="auto"/>
                <w:left w:val="none" w:sz="0" w:space="0" w:color="auto"/>
                <w:bottom w:val="none" w:sz="0" w:space="0" w:color="auto"/>
                <w:right w:val="none" w:sz="0" w:space="0" w:color="auto"/>
              </w:divBdr>
            </w:div>
          </w:divsChild>
        </w:div>
        <w:div w:id="229461750">
          <w:marLeft w:val="0"/>
          <w:marRight w:val="0"/>
          <w:marTop w:val="0"/>
          <w:marBottom w:val="0"/>
          <w:divBdr>
            <w:top w:val="none" w:sz="0" w:space="0" w:color="auto"/>
            <w:left w:val="none" w:sz="0" w:space="0" w:color="auto"/>
            <w:bottom w:val="none" w:sz="0" w:space="0" w:color="auto"/>
            <w:right w:val="none" w:sz="0" w:space="0" w:color="auto"/>
          </w:divBdr>
          <w:divsChild>
            <w:div w:id="1985699408">
              <w:marLeft w:val="0"/>
              <w:marRight w:val="0"/>
              <w:marTop w:val="0"/>
              <w:marBottom w:val="0"/>
              <w:divBdr>
                <w:top w:val="none" w:sz="0" w:space="0" w:color="auto"/>
                <w:left w:val="none" w:sz="0" w:space="0" w:color="auto"/>
                <w:bottom w:val="none" w:sz="0" w:space="0" w:color="auto"/>
                <w:right w:val="none" w:sz="0" w:space="0" w:color="auto"/>
              </w:divBdr>
            </w:div>
            <w:div w:id="990984937">
              <w:marLeft w:val="0"/>
              <w:marRight w:val="0"/>
              <w:marTop w:val="0"/>
              <w:marBottom w:val="0"/>
              <w:divBdr>
                <w:top w:val="none" w:sz="0" w:space="0" w:color="auto"/>
                <w:left w:val="none" w:sz="0" w:space="0" w:color="auto"/>
                <w:bottom w:val="none" w:sz="0" w:space="0" w:color="auto"/>
                <w:right w:val="none" w:sz="0" w:space="0" w:color="auto"/>
              </w:divBdr>
            </w:div>
          </w:divsChild>
        </w:div>
        <w:div w:id="13725586">
          <w:marLeft w:val="0"/>
          <w:marRight w:val="0"/>
          <w:marTop w:val="0"/>
          <w:marBottom w:val="0"/>
          <w:divBdr>
            <w:top w:val="none" w:sz="0" w:space="0" w:color="auto"/>
            <w:left w:val="none" w:sz="0" w:space="0" w:color="auto"/>
            <w:bottom w:val="none" w:sz="0" w:space="0" w:color="auto"/>
            <w:right w:val="none" w:sz="0" w:space="0" w:color="auto"/>
          </w:divBdr>
          <w:divsChild>
            <w:div w:id="1578246564">
              <w:marLeft w:val="0"/>
              <w:marRight w:val="0"/>
              <w:marTop w:val="0"/>
              <w:marBottom w:val="0"/>
              <w:divBdr>
                <w:top w:val="none" w:sz="0" w:space="0" w:color="auto"/>
                <w:left w:val="none" w:sz="0" w:space="0" w:color="auto"/>
                <w:bottom w:val="none" w:sz="0" w:space="0" w:color="auto"/>
                <w:right w:val="none" w:sz="0" w:space="0" w:color="auto"/>
              </w:divBdr>
            </w:div>
            <w:div w:id="395932216">
              <w:marLeft w:val="0"/>
              <w:marRight w:val="0"/>
              <w:marTop w:val="0"/>
              <w:marBottom w:val="0"/>
              <w:divBdr>
                <w:top w:val="none" w:sz="0" w:space="0" w:color="auto"/>
                <w:left w:val="none" w:sz="0" w:space="0" w:color="auto"/>
                <w:bottom w:val="none" w:sz="0" w:space="0" w:color="auto"/>
                <w:right w:val="none" w:sz="0" w:space="0" w:color="auto"/>
              </w:divBdr>
            </w:div>
          </w:divsChild>
        </w:div>
        <w:div w:id="1280911178">
          <w:marLeft w:val="0"/>
          <w:marRight w:val="0"/>
          <w:marTop w:val="0"/>
          <w:marBottom w:val="0"/>
          <w:divBdr>
            <w:top w:val="none" w:sz="0" w:space="0" w:color="auto"/>
            <w:left w:val="none" w:sz="0" w:space="0" w:color="auto"/>
            <w:bottom w:val="none" w:sz="0" w:space="0" w:color="auto"/>
            <w:right w:val="none" w:sz="0" w:space="0" w:color="auto"/>
          </w:divBdr>
        </w:div>
        <w:div w:id="24867193">
          <w:marLeft w:val="0"/>
          <w:marRight w:val="0"/>
          <w:marTop w:val="0"/>
          <w:marBottom w:val="0"/>
          <w:divBdr>
            <w:top w:val="none" w:sz="0" w:space="0" w:color="auto"/>
            <w:left w:val="none" w:sz="0" w:space="0" w:color="auto"/>
            <w:bottom w:val="none" w:sz="0" w:space="0" w:color="auto"/>
            <w:right w:val="none" w:sz="0" w:space="0" w:color="auto"/>
          </w:divBdr>
          <w:divsChild>
            <w:div w:id="1408645854">
              <w:marLeft w:val="0"/>
              <w:marRight w:val="0"/>
              <w:marTop w:val="0"/>
              <w:marBottom w:val="0"/>
              <w:divBdr>
                <w:top w:val="none" w:sz="0" w:space="0" w:color="auto"/>
                <w:left w:val="none" w:sz="0" w:space="0" w:color="auto"/>
                <w:bottom w:val="none" w:sz="0" w:space="0" w:color="auto"/>
                <w:right w:val="none" w:sz="0" w:space="0" w:color="auto"/>
              </w:divBdr>
            </w:div>
            <w:div w:id="1980988423">
              <w:marLeft w:val="0"/>
              <w:marRight w:val="0"/>
              <w:marTop w:val="0"/>
              <w:marBottom w:val="0"/>
              <w:divBdr>
                <w:top w:val="none" w:sz="0" w:space="0" w:color="auto"/>
                <w:left w:val="none" w:sz="0" w:space="0" w:color="auto"/>
                <w:bottom w:val="none" w:sz="0" w:space="0" w:color="auto"/>
                <w:right w:val="none" w:sz="0" w:space="0" w:color="auto"/>
              </w:divBdr>
            </w:div>
            <w:div w:id="1174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3409">
      <w:bodyDiv w:val="1"/>
      <w:marLeft w:val="0"/>
      <w:marRight w:val="0"/>
      <w:marTop w:val="0"/>
      <w:marBottom w:val="0"/>
      <w:divBdr>
        <w:top w:val="none" w:sz="0" w:space="0" w:color="auto"/>
        <w:left w:val="none" w:sz="0" w:space="0" w:color="auto"/>
        <w:bottom w:val="none" w:sz="0" w:space="0" w:color="auto"/>
        <w:right w:val="none" w:sz="0" w:space="0" w:color="auto"/>
      </w:divBdr>
      <w:divsChild>
        <w:div w:id="1412698016">
          <w:marLeft w:val="0"/>
          <w:marRight w:val="0"/>
          <w:marTop w:val="0"/>
          <w:marBottom w:val="0"/>
          <w:divBdr>
            <w:top w:val="none" w:sz="0" w:space="0" w:color="auto"/>
            <w:left w:val="none" w:sz="0" w:space="0" w:color="auto"/>
            <w:bottom w:val="none" w:sz="0" w:space="0" w:color="auto"/>
            <w:right w:val="none" w:sz="0" w:space="0" w:color="auto"/>
          </w:divBdr>
          <w:divsChild>
            <w:div w:id="701131244">
              <w:marLeft w:val="0"/>
              <w:marRight w:val="0"/>
              <w:marTop w:val="0"/>
              <w:marBottom w:val="0"/>
              <w:divBdr>
                <w:top w:val="none" w:sz="0" w:space="0" w:color="auto"/>
                <w:left w:val="none" w:sz="0" w:space="0" w:color="auto"/>
                <w:bottom w:val="none" w:sz="0" w:space="0" w:color="auto"/>
                <w:right w:val="none" w:sz="0" w:space="0" w:color="auto"/>
              </w:divBdr>
            </w:div>
            <w:div w:id="880553660">
              <w:marLeft w:val="0"/>
              <w:marRight w:val="0"/>
              <w:marTop w:val="0"/>
              <w:marBottom w:val="0"/>
              <w:divBdr>
                <w:top w:val="none" w:sz="0" w:space="0" w:color="auto"/>
                <w:left w:val="none" w:sz="0" w:space="0" w:color="auto"/>
                <w:bottom w:val="none" w:sz="0" w:space="0" w:color="auto"/>
                <w:right w:val="none" w:sz="0" w:space="0" w:color="auto"/>
              </w:divBdr>
            </w:div>
            <w:div w:id="1720474519">
              <w:marLeft w:val="0"/>
              <w:marRight w:val="0"/>
              <w:marTop w:val="0"/>
              <w:marBottom w:val="0"/>
              <w:divBdr>
                <w:top w:val="none" w:sz="0" w:space="0" w:color="auto"/>
                <w:left w:val="none" w:sz="0" w:space="0" w:color="auto"/>
                <w:bottom w:val="none" w:sz="0" w:space="0" w:color="auto"/>
                <w:right w:val="none" w:sz="0" w:space="0" w:color="auto"/>
              </w:divBdr>
            </w:div>
          </w:divsChild>
        </w:div>
        <w:div w:id="781917731">
          <w:marLeft w:val="0"/>
          <w:marRight w:val="0"/>
          <w:marTop w:val="0"/>
          <w:marBottom w:val="0"/>
          <w:divBdr>
            <w:top w:val="none" w:sz="0" w:space="0" w:color="auto"/>
            <w:left w:val="none" w:sz="0" w:space="0" w:color="auto"/>
            <w:bottom w:val="none" w:sz="0" w:space="0" w:color="auto"/>
            <w:right w:val="none" w:sz="0" w:space="0" w:color="auto"/>
          </w:divBdr>
          <w:divsChild>
            <w:div w:id="1833251406">
              <w:marLeft w:val="0"/>
              <w:marRight w:val="0"/>
              <w:marTop w:val="0"/>
              <w:marBottom w:val="0"/>
              <w:divBdr>
                <w:top w:val="none" w:sz="0" w:space="0" w:color="auto"/>
                <w:left w:val="none" w:sz="0" w:space="0" w:color="auto"/>
                <w:bottom w:val="none" w:sz="0" w:space="0" w:color="auto"/>
                <w:right w:val="none" w:sz="0" w:space="0" w:color="auto"/>
              </w:divBdr>
            </w:div>
            <w:div w:id="1651204271">
              <w:marLeft w:val="0"/>
              <w:marRight w:val="0"/>
              <w:marTop w:val="0"/>
              <w:marBottom w:val="0"/>
              <w:divBdr>
                <w:top w:val="none" w:sz="0" w:space="0" w:color="auto"/>
                <w:left w:val="none" w:sz="0" w:space="0" w:color="auto"/>
                <w:bottom w:val="none" w:sz="0" w:space="0" w:color="auto"/>
                <w:right w:val="none" w:sz="0" w:space="0" w:color="auto"/>
              </w:divBdr>
            </w:div>
            <w:div w:id="1032266682">
              <w:marLeft w:val="0"/>
              <w:marRight w:val="0"/>
              <w:marTop w:val="0"/>
              <w:marBottom w:val="0"/>
              <w:divBdr>
                <w:top w:val="none" w:sz="0" w:space="0" w:color="auto"/>
                <w:left w:val="none" w:sz="0" w:space="0" w:color="auto"/>
                <w:bottom w:val="none" w:sz="0" w:space="0" w:color="auto"/>
                <w:right w:val="none" w:sz="0" w:space="0" w:color="auto"/>
              </w:divBdr>
            </w:div>
          </w:divsChild>
        </w:div>
        <w:div w:id="1097480663">
          <w:marLeft w:val="0"/>
          <w:marRight w:val="0"/>
          <w:marTop w:val="0"/>
          <w:marBottom w:val="0"/>
          <w:divBdr>
            <w:top w:val="none" w:sz="0" w:space="0" w:color="auto"/>
            <w:left w:val="none" w:sz="0" w:space="0" w:color="auto"/>
            <w:bottom w:val="none" w:sz="0" w:space="0" w:color="auto"/>
            <w:right w:val="none" w:sz="0" w:space="0" w:color="auto"/>
          </w:divBdr>
          <w:divsChild>
            <w:div w:id="739325688">
              <w:marLeft w:val="0"/>
              <w:marRight w:val="0"/>
              <w:marTop w:val="0"/>
              <w:marBottom w:val="0"/>
              <w:divBdr>
                <w:top w:val="none" w:sz="0" w:space="0" w:color="auto"/>
                <w:left w:val="none" w:sz="0" w:space="0" w:color="auto"/>
                <w:bottom w:val="none" w:sz="0" w:space="0" w:color="auto"/>
                <w:right w:val="none" w:sz="0" w:space="0" w:color="auto"/>
              </w:divBdr>
            </w:div>
            <w:div w:id="1611203137">
              <w:marLeft w:val="0"/>
              <w:marRight w:val="0"/>
              <w:marTop w:val="0"/>
              <w:marBottom w:val="0"/>
              <w:divBdr>
                <w:top w:val="none" w:sz="0" w:space="0" w:color="auto"/>
                <w:left w:val="none" w:sz="0" w:space="0" w:color="auto"/>
                <w:bottom w:val="none" w:sz="0" w:space="0" w:color="auto"/>
                <w:right w:val="none" w:sz="0" w:space="0" w:color="auto"/>
              </w:divBdr>
            </w:div>
            <w:div w:id="1938366434">
              <w:marLeft w:val="0"/>
              <w:marRight w:val="0"/>
              <w:marTop w:val="0"/>
              <w:marBottom w:val="0"/>
              <w:divBdr>
                <w:top w:val="none" w:sz="0" w:space="0" w:color="auto"/>
                <w:left w:val="none" w:sz="0" w:space="0" w:color="auto"/>
                <w:bottom w:val="none" w:sz="0" w:space="0" w:color="auto"/>
                <w:right w:val="none" w:sz="0" w:space="0" w:color="auto"/>
              </w:divBdr>
            </w:div>
          </w:divsChild>
        </w:div>
        <w:div w:id="323321401">
          <w:marLeft w:val="0"/>
          <w:marRight w:val="0"/>
          <w:marTop w:val="0"/>
          <w:marBottom w:val="0"/>
          <w:divBdr>
            <w:top w:val="none" w:sz="0" w:space="0" w:color="auto"/>
            <w:left w:val="none" w:sz="0" w:space="0" w:color="auto"/>
            <w:bottom w:val="none" w:sz="0" w:space="0" w:color="auto"/>
            <w:right w:val="none" w:sz="0" w:space="0" w:color="auto"/>
          </w:divBdr>
        </w:div>
        <w:div w:id="34165121">
          <w:marLeft w:val="0"/>
          <w:marRight w:val="0"/>
          <w:marTop w:val="0"/>
          <w:marBottom w:val="0"/>
          <w:divBdr>
            <w:top w:val="none" w:sz="0" w:space="0" w:color="auto"/>
            <w:left w:val="none" w:sz="0" w:space="0" w:color="auto"/>
            <w:bottom w:val="none" w:sz="0" w:space="0" w:color="auto"/>
            <w:right w:val="none" w:sz="0" w:space="0" w:color="auto"/>
          </w:divBdr>
        </w:div>
        <w:div w:id="949581181">
          <w:marLeft w:val="0"/>
          <w:marRight w:val="0"/>
          <w:marTop w:val="0"/>
          <w:marBottom w:val="0"/>
          <w:divBdr>
            <w:top w:val="none" w:sz="0" w:space="0" w:color="auto"/>
            <w:left w:val="none" w:sz="0" w:space="0" w:color="auto"/>
            <w:bottom w:val="none" w:sz="0" w:space="0" w:color="auto"/>
            <w:right w:val="none" w:sz="0" w:space="0" w:color="auto"/>
          </w:divBdr>
          <w:divsChild>
            <w:div w:id="759376731">
              <w:marLeft w:val="0"/>
              <w:marRight w:val="0"/>
              <w:marTop w:val="0"/>
              <w:marBottom w:val="0"/>
              <w:divBdr>
                <w:top w:val="none" w:sz="0" w:space="0" w:color="auto"/>
                <w:left w:val="none" w:sz="0" w:space="0" w:color="auto"/>
                <w:bottom w:val="none" w:sz="0" w:space="0" w:color="auto"/>
                <w:right w:val="none" w:sz="0" w:space="0" w:color="auto"/>
              </w:divBdr>
            </w:div>
            <w:div w:id="1620260902">
              <w:marLeft w:val="0"/>
              <w:marRight w:val="0"/>
              <w:marTop w:val="0"/>
              <w:marBottom w:val="0"/>
              <w:divBdr>
                <w:top w:val="none" w:sz="0" w:space="0" w:color="auto"/>
                <w:left w:val="none" w:sz="0" w:space="0" w:color="auto"/>
                <w:bottom w:val="none" w:sz="0" w:space="0" w:color="auto"/>
                <w:right w:val="none" w:sz="0" w:space="0" w:color="auto"/>
              </w:divBdr>
            </w:div>
            <w:div w:id="772214583">
              <w:marLeft w:val="0"/>
              <w:marRight w:val="0"/>
              <w:marTop w:val="0"/>
              <w:marBottom w:val="0"/>
              <w:divBdr>
                <w:top w:val="none" w:sz="0" w:space="0" w:color="auto"/>
                <w:left w:val="none" w:sz="0" w:space="0" w:color="auto"/>
                <w:bottom w:val="none" w:sz="0" w:space="0" w:color="auto"/>
                <w:right w:val="none" w:sz="0" w:space="0" w:color="auto"/>
              </w:divBdr>
            </w:div>
          </w:divsChild>
        </w:div>
        <w:div w:id="974336350">
          <w:marLeft w:val="0"/>
          <w:marRight w:val="0"/>
          <w:marTop w:val="0"/>
          <w:marBottom w:val="0"/>
          <w:divBdr>
            <w:top w:val="none" w:sz="0" w:space="0" w:color="auto"/>
            <w:left w:val="none" w:sz="0" w:space="0" w:color="auto"/>
            <w:bottom w:val="none" w:sz="0" w:space="0" w:color="auto"/>
            <w:right w:val="none" w:sz="0" w:space="0" w:color="auto"/>
          </w:divBdr>
          <w:divsChild>
            <w:div w:id="1468090902">
              <w:marLeft w:val="0"/>
              <w:marRight w:val="0"/>
              <w:marTop w:val="0"/>
              <w:marBottom w:val="0"/>
              <w:divBdr>
                <w:top w:val="none" w:sz="0" w:space="0" w:color="auto"/>
                <w:left w:val="none" w:sz="0" w:space="0" w:color="auto"/>
                <w:bottom w:val="none" w:sz="0" w:space="0" w:color="auto"/>
                <w:right w:val="none" w:sz="0" w:space="0" w:color="auto"/>
              </w:divBdr>
            </w:div>
            <w:div w:id="1247962734">
              <w:marLeft w:val="0"/>
              <w:marRight w:val="0"/>
              <w:marTop w:val="0"/>
              <w:marBottom w:val="0"/>
              <w:divBdr>
                <w:top w:val="none" w:sz="0" w:space="0" w:color="auto"/>
                <w:left w:val="none" w:sz="0" w:space="0" w:color="auto"/>
                <w:bottom w:val="none" w:sz="0" w:space="0" w:color="auto"/>
                <w:right w:val="none" w:sz="0" w:space="0" w:color="auto"/>
              </w:divBdr>
            </w:div>
            <w:div w:id="860321465">
              <w:marLeft w:val="0"/>
              <w:marRight w:val="0"/>
              <w:marTop w:val="0"/>
              <w:marBottom w:val="0"/>
              <w:divBdr>
                <w:top w:val="none" w:sz="0" w:space="0" w:color="auto"/>
                <w:left w:val="none" w:sz="0" w:space="0" w:color="auto"/>
                <w:bottom w:val="none" w:sz="0" w:space="0" w:color="auto"/>
                <w:right w:val="none" w:sz="0" w:space="0" w:color="auto"/>
              </w:divBdr>
            </w:div>
          </w:divsChild>
        </w:div>
        <w:div w:id="2000110244">
          <w:marLeft w:val="0"/>
          <w:marRight w:val="0"/>
          <w:marTop w:val="0"/>
          <w:marBottom w:val="0"/>
          <w:divBdr>
            <w:top w:val="none" w:sz="0" w:space="0" w:color="auto"/>
            <w:left w:val="none" w:sz="0" w:space="0" w:color="auto"/>
            <w:bottom w:val="none" w:sz="0" w:space="0" w:color="auto"/>
            <w:right w:val="none" w:sz="0" w:space="0" w:color="auto"/>
          </w:divBdr>
        </w:div>
        <w:div w:id="306982843">
          <w:marLeft w:val="0"/>
          <w:marRight w:val="0"/>
          <w:marTop w:val="0"/>
          <w:marBottom w:val="0"/>
          <w:divBdr>
            <w:top w:val="none" w:sz="0" w:space="0" w:color="auto"/>
            <w:left w:val="none" w:sz="0" w:space="0" w:color="auto"/>
            <w:bottom w:val="none" w:sz="0" w:space="0" w:color="auto"/>
            <w:right w:val="none" w:sz="0" w:space="0" w:color="auto"/>
          </w:divBdr>
          <w:divsChild>
            <w:div w:id="1524174243">
              <w:marLeft w:val="0"/>
              <w:marRight w:val="0"/>
              <w:marTop w:val="0"/>
              <w:marBottom w:val="0"/>
              <w:divBdr>
                <w:top w:val="none" w:sz="0" w:space="0" w:color="auto"/>
                <w:left w:val="none" w:sz="0" w:space="0" w:color="auto"/>
                <w:bottom w:val="none" w:sz="0" w:space="0" w:color="auto"/>
                <w:right w:val="none" w:sz="0" w:space="0" w:color="auto"/>
              </w:divBdr>
            </w:div>
            <w:div w:id="583496900">
              <w:marLeft w:val="0"/>
              <w:marRight w:val="0"/>
              <w:marTop w:val="0"/>
              <w:marBottom w:val="0"/>
              <w:divBdr>
                <w:top w:val="none" w:sz="0" w:space="0" w:color="auto"/>
                <w:left w:val="none" w:sz="0" w:space="0" w:color="auto"/>
                <w:bottom w:val="none" w:sz="0" w:space="0" w:color="auto"/>
                <w:right w:val="none" w:sz="0" w:space="0" w:color="auto"/>
              </w:divBdr>
            </w:div>
            <w:div w:id="724911229">
              <w:marLeft w:val="0"/>
              <w:marRight w:val="0"/>
              <w:marTop w:val="0"/>
              <w:marBottom w:val="0"/>
              <w:divBdr>
                <w:top w:val="none" w:sz="0" w:space="0" w:color="auto"/>
                <w:left w:val="none" w:sz="0" w:space="0" w:color="auto"/>
                <w:bottom w:val="none" w:sz="0" w:space="0" w:color="auto"/>
                <w:right w:val="none" w:sz="0" w:space="0" w:color="auto"/>
              </w:divBdr>
            </w:div>
          </w:divsChild>
        </w:div>
        <w:div w:id="235358649">
          <w:marLeft w:val="0"/>
          <w:marRight w:val="0"/>
          <w:marTop w:val="0"/>
          <w:marBottom w:val="0"/>
          <w:divBdr>
            <w:top w:val="none" w:sz="0" w:space="0" w:color="auto"/>
            <w:left w:val="none" w:sz="0" w:space="0" w:color="auto"/>
            <w:bottom w:val="none" w:sz="0" w:space="0" w:color="auto"/>
            <w:right w:val="none" w:sz="0" w:space="0" w:color="auto"/>
          </w:divBdr>
          <w:divsChild>
            <w:div w:id="1768384800">
              <w:marLeft w:val="0"/>
              <w:marRight w:val="0"/>
              <w:marTop w:val="0"/>
              <w:marBottom w:val="0"/>
              <w:divBdr>
                <w:top w:val="none" w:sz="0" w:space="0" w:color="auto"/>
                <w:left w:val="none" w:sz="0" w:space="0" w:color="auto"/>
                <w:bottom w:val="none" w:sz="0" w:space="0" w:color="auto"/>
                <w:right w:val="none" w:sz="0" w:space="0" w:color="auto"/>
              </w:divBdr>
              <w:divsChild>
                <w:div w:id="4754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6469">
      <w:bodyDiv w:val="1"/>
      <w:marLeft w:val="0"/>
      <w:marRight w:val="0"/>
      <w:marTop w:val="0"/>
      <w:marBottom w:val="0"/>
      <w:divBdr>
        <w:top w:val="none" w:sz="0" w:space="0" w:color="auto"/>
        <w:left w:val="none" w:sz="0" w:space="0" w:color="auto"/>
        <w:bottom w:val="none" w:sz="0" w:space="0" w:color="auto"/>
        <w:right w:val="none" w:sz="0" w:space="0" w:color="auto"/>
      </w:divBdr>
      <w:divsChild>
        <w:div w:id="1641956876">
          <w:marLeft w:val="0"/>
          <w:marRight w:val="0"/>
          <w:marTop w:val="0"/>
          <w:marBottom w:val="0"/>
          <w:divBdr>
            <w:top w:val="none" w:sz="0" w:space="0" w:color="auto"/>
            <w:left w:val="single" w:sz="6" w:space="0" w:color="AAAAAA"/>
            <w:bottom w:val="none" w:sz="0" w:space="0" w:color="auto"/>
            <w:right w:val="single" w:sz="6" w:space="0" w:color="AAAAAA"/>
          </w:divBdr>
          <w:divsChild>
            <w:div w:id="1162312098">
              <w:marLeft w:val="0"/>
              <w:marRight w:val="0"/>
              <w:marTop w:val="0"/>
              <w:marBottom w:val="0"/>
              <w:divBdr>
                <w:top w:val="none" w:sz="0" w:space="0" w:color="auto"/>
                <w:left w:val="single" w:sz="6" w:space="0" w:color="AAAAAA"/>
                <w:bottom w:val="none" w:sz="0" w:space="0" w:color="auto"/>
                <w:right w:val="single" w:sz="6" w:space="0" w:color="AAAAAA"/>
              </w:divBdr>
              <w:divsChild>
                <w:div w:id="6492350">
                  <w:marLeft w:val="0"/>
                  <w:marRight w:val="0"/>
                  <w:marTop w:val="0"/>
                  <w:marBottom w:val="0"/>
                  <w:divBdr>
                    <w:top w:val="none" w:sz="0" w:space="0" w:color="auto"/>
                    <w:left w:val="none" w:sz="0" w:space="0" w:color="auto"/>
                    <w:bottom w:val="none" w:sz="0" w:space="0" w:color="auto"/>
                    <w:right w:val="none" w:sz="0" w:space="0" w:color="auto"/>
                  </w:divBdr>
                  <w:divsChild>
                    <w:div w:id="1219123520">
                      <w:marLeft w:val="0"/>
                      <w:marRight w:val="0"/>
                      <w:marTop w:val="0"/>
                      <w:marBottom w:val="0"/>
                      <w:divBdr>
                        <w:top w:val="none" w:sz="0" w:space="0" w:color="auto"/>
                        <w:left w:val="none" w:sz="0" w:space="0" w:color="auto"/>
                        <w:bottom w:val="none" w:sz="0" w:space="0" w:color="auto"/>
                        <w:right w:val="single" w:sz="6" w:space="0" w:color="AAAAAA"/>
                      </w:divBdr>
                      <w:divsChild>
                        <w:div w:id="680085621">
                          <w:marLeft w:val="0"/>
                          <w:marRight w:val="0"/>
                          <w:marTop w:val="0"/>
                          <w:marBottom w:val="0"/>
                          <w:divBdr>
                            <w:top w:val="none" w:sz="0" w:space="0" w:color="auto"/>
                            <w:left w:val="none" w:sz="0" w:space="0" w:color="auto"/>
                            <w:bottom w:val="none" w:sz="0" w:space="0" w:color="auto"/>
                            <w:right w:val="none" w:sz="0" w:space="0" w:color="auto"/>
                          </w:divBdr>
                          <w:divsChild>
                            <w:div w:id="194315325">
                              <w:marLeft w:val="0"/>
                              <w:marRight w:val="0"/>
                              <w:marTop w:val="0"/>
                              <w:marBottom w:val="0"/>
                              <w:divBdr>
                                <w:top w:val="none" w:sz="0" w:space="0" w:color="auto"/>
                                <w:left w:val="none" w:sz="0" w:space="0" w:color="auto"/>
                                <w:bottom w:val="none" w:sz="0" w:space="0" w:color="auto"/>
                                <w:right w:val="none" w:sz="0" w:space="0" w:color="auto"/>
                              </w:divBdr>
                              <w:divsChild>
                                <w:div w:id="878013713">
                                  <w:marLeft w:val="0"/>
                                  <w:marRight w:val="0"/>
                                  <w:marTop w:val="0"/>
                                  <w:marBottom w:val="0"/>
                                  <w:divBdr>
                                    <w:top w:val="none" w:sz="0" w:space="0" w:color="auto"/>
                                    <w:left w:val="none" w:sz="0" w:space="0" w:color="auto"/>
                                    <w:bottom w:val="none" w:sz="0" w:space="0" w:color="auto"/>
                                    <w:right w:val="none" w:sz="0" w:space="0" w:color="auto"/>
                                  </w:divBdr>
                                </w:div>
                                <w:div w:id="990988311">
                                  <w:marLeft w:val="0"/>
                                  <w:marRight w:val="0"/>
                                  <w:marTop w:val="0"/>
                                  <w:marBottom w:val="0"/>
                                  <w:divBdr>
                                    <w:top w:val="none" w:sz="0" w:space="0" w:color="auto"/>
                                    <w:left w:val="none" w:sz="0" w:space="0" w:color="auto"/>
                                    <w:bottom w:val="none" w:sz="0" w:space="0" w:color="auto"/>
                                    <w:right w:val="none" w:sz="0" w:space="0" w:color="auto"/>
                                  </w:divBdr>
                                </w:div>
                                <w:div w:id="757142104">
                                  <w:marLeft w:val="0"/>
                                  <w:marRight w:val="0"/>
                                  <w:marTop w:val="0"/>
                                  <w:marBottom w:val="150"/>
                                  <w:divBdr>
                                    <w:top w:val="none" w:sz="0" w:space="0" w:color="auto"/>
                                    <w:left w:val="none" w:sz="0" w:space="0" w:color="auto"/>
                                    <w:bottom w:val="none" w:sz="0" w:space="0" w:color="auto"/>
                                    <w:right w:val="none" w:sz="0" w:space="0" w:color="auto"/>
                                  </w:divBdr>
                                </w:div>
                                <w:div w:id="1966618394">
                                  <w:marLeft w:val="0"/>
                                  <w:marRight w:val="0"/>
                                  <w:marTop w:val="0"/>
                                  <w:marBottom w:val="0"/>
                                  <w:divBdr>
                                    <w:top w:val="none" w:sz="0" w:space="0" w:color="auto"/>
                                    <w:left w:val="none" w:sz="0" w:space="0" w:color="auto"/>
                                    <w:bottom w:val="none" w:sz="0" w:space="0" w:color="auto"/>
                                    <w:right w:val="none" w:sz="0" w:space="0" w:color="auto"/>
                                  </w:divBdr>
                                  <w:divsChild>
                                    <w:div w:id="1509101597">
                                      <w:marLeft w:val="0"/>
                                      <w:marRight w:val="150"/>
                                      <w:marTop w:val="0"/>
                                      <w:marBottom w:val="150"/>
                                      <w:divBdr>
                                        <w:top w:val="single" w:sz="6" w:space="4" w:color="AAAAAA"/>
                                        <w:left w:val="single" w:sz="6" w:space="4" w:color="AAAAAA"/>
                                        <w:bottom w:val="single" w:sz="6" w:space="4" w:color="AAAAAA"/>
                                        <w:right w:val="single" w:sz="6" w:space="4" w:color="AAAAAA"/>
                                      </w:divBdr>
                                    </w:div>
                                    <w:div w:id="938218367">
                                      <w:marLeft w:val="0"/>
                                      <w:marRight w:val="0"/>
                                      <w:marTop w:val="144"/>
                                      <w:marBottom w:val="144"/>
                                      <w:divBdr>
                                        <w:top w:val="none" w:sz="0" w:space="0" w:color="auto"/>
                                        <w:left w:val="none" w:sz="0" w:space="0" w:color="auto"/>
                                        <w:bottom w:val="none" w:sz="0" w:space="0" w:color="auto"/>
                                        <w:right w:val="none" w:sz="0" w:space="0" w:color="auto"/>
                                      </w:divBdr>
                                      <w:divsChild>
                                        <w:div w:id="1045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232746">
      <w:bodyDiv w:val="1"/>
      <w:marLeft w:val="0"/>
      <w:marRight w:val="0"/>
      <w:marTop w:val="0"/>
      <w:marBottom w:val="0"/>
      <w:divBdr>
        <w:top w:val="none" w:sz="0" w:space="0" w:color="auto"/>
        <w:left w:val="none" w:sz="0" w:space="0" w:color="auto"/>
        <w:bottom w:val="none" w:sz="0" w:space="0" w:color="auto"/>
        <w:right w:val="none" w:sz="0" w:space="0" w:color="auto"/>
      </w:divBdr>
      <w:divsChild>
        <w:div w:id="173224863">
          <w:marLeft w:val="0"/>
          <w:marRight w:val="0"/>
          <w:marTop w:val="0"/>
          <w:marBottom w:val="0"/>
          <w:divBdr>
            <w:top w:val="none" w:sz="0" w:space="0" w:color="auto"/>
            <w:left w:val="none" w:sz="0" w:space="0" w:color="auto"/>
            <w:bottom w:val="none" w:sz="0" w:space="0" w:color="auto"/>
            <w:right w:val="none" w:sz="0" w:space="0" w:color="auto"/>
          </w:divBdr>
          <w:divsChild>
            <w:div w:id="13769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9198">
      <w:bodyDiv w:val="1"/>
      <w:marLeft w:val="0"/>
      <w:marRight w:val="0"/>
      <w:marTop w:val="0"/>
      <w:marBottom w:val="0"/>
      <w:divBdr>
        <w:top w:val="none" w:sz="0" w:space="0" w:color="auto"/>
        <w:left w:val="none" w:sz="0" w:space="0" w:color="auto"/>
        <w:bottom w:val="none" w:sz="0" w:space="0" w:color="auto"/>
        <w:right w:val="none" w:sz="0" w:space="0" w:color="auto"/>
      </w:divBdr>
      <w:divsChild>
        <w:div w:id="1925186139">
          <w:marLeft w:val="0"/>
          <w:marRight w:val="0"/>
          <w:marTop w:val="0"/>
          <w:marBottom w:val="0"/>
          <w:divBdr>
            <w:top w:val="none" w:sz="0" w:space="0" w:color="auto"/>
            <w:left w:val="none" w:sz="0" w:space="0" w:color="auto"/>
            <w:bottom w:val="none" w:sz="0" w:space="0" w:color="auto"/>
            <w:right w:val="none" w:sz="0" w:space="0" w:color="auto"/>
          </w:divBdr>
        </w:div>
        <w:div w:id="1696735800">
          <w:marLeft w:val="0"/>
          <w:marRight w:val="0"/>
          <w:marTop w:val="0"/>
          <w:marBottom w:val="0"/>
          <w:divBdr>
            <w:top w:val="none" w:sz="0" w:space="0" w:color="auto"/>
            <w:left w:val="none" w:sz="0" w:space="0" w:color="auto"/>
            <w:bottom w:val="none" w:sz="0" w:space="0" w:color="auto"/>
            <w:right w:val="none" w:sz="0" w:space="0" w:color="auto"/>
          </w:divBdr>
        </w:div>
        <w:div w:id="1156726271">
          <w:marLeft w:val="0"/>
          <w:marRight w:val="0"/>
          <w:marTop w:val="0"/>
          <w:marBottom w:val="0"/>
          <w:divBdr>
            <w:top w:val="none" w:sz="0" w:space="0" w:color="auto"/>
            <w:left w:val="none" w:sz="0" w:space="0" w:color="auto"/>
            <w:bottom w:val="none" w:sz="0" w:space="0" w:color="auto"/>
            <w:right w:val="none" w:sz="0" w:space="0" w:color="auto"/>
          </w:divBdr>
        </w:div>
        <w:div w:id="879440611">
          <w:marLeft w:val="0"/>
          <w:marRight w:val="0"/>
          <w:marTop w:val="0"/>
          <w:marBottom w:val="0"/>
          <w:divBdr>
            <w:top w:val="none" w:sz="0" w:space="0" w:color="auto"/>
            <w:left w:val="none" w:sz="0" w:space="0" w:color="auto"/>
            <w:bottom w:val="none" w:sz="0" w:space="0" w:color="auto"/>
            <w:right w:val="none" w:sz="0" w:space="0" w:color="auto"/>
          </w:divBdr>
          <w:divsChild>
            <w:div w:id="160124087">
              <w:marLeft w:val="0"/>
              <w:marRight w:val="0"/>
              <w:marTop w:val="0"/>
              <w:marBottom w:val="0"/>
              <w:divBdr>
                <w:top w:val="none" w:sz="0" w:space="0" w:color="auto"/>
                <w:left w:val="none" w:sz="0" w:space="0" w:color="auto"/>
                <w:bottom w:val="none" w:sz="0" w:space="0" w:color="auto"/>
                <w:right w:val="none" w:sz="0" w:space="0" w:color="auto"/>
              </w:divBdr>
            </w:div>
          </w:divsChild>
        </w:div>
        <w:div w:id="1122042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image" Target="media/image3.jpeg"/><Relationship Id="rId42" Type="http://schemas.openxmlformats.org/officeDocument/2006/relationships/hyperlink" Target="http://hetdex.org/dark_energy/dark_matter.php" TargetMode="External"/><Relationship Id="rId47" Type="http://schemas.openxmlformats.org/officeDocument/2006/relationships/hyperlink" Target="http://www.ps.uci.edu/~superk/neutrino.html" TargetMode="External"/><Relationship Id="rId63" Type="http://schemas.openxmlformats.org/officeDocument/2006/relationships/hyperlink" Target="http://www.healthinsite.gov.au/topics/Multiple_Sclerosis" TargetMode="External"/><Relationship Id="rId68" Type="http://schemas.openxmlformats.org/officeDocument/2006/relationships/image" Target="media/image10.jpeg"/><Relationship Id="rId84" Type="http://schemas.openxmlformats.org/officeDocument/2006/relationships/hyperlink" Target="http://map.gsfc.nasa.gov/m_uni/uni_101shape.html" TargetMode="External"/><Relationship Id="rId89" Type="http://schemas.openxmlformats.org/officeDocument/2006/relationships/hyperlink" Target="http://www.atnf.csiro.au/outreach/education/senior/cosmicengine/hubble.html" TargetMode="External"/><Relationship Id="rId112" Type="http://schemas.openxmlformats.org/officeDocument/2006/relationships/customXml" Target="../customXml/item3.xml"/><Relationship Id="rId16" Type="http://schemas.openxmlformats.org/officeDocument/2006/relationships/hyperlink" Target="http://www.physorg.com/tags/anti+matter/" TargetMode="External"/><Relationship Id="rId107" Type="http://schemas.openxmlformats.org/officeDocument/2006/relationships/hyperlink" Target="http://hands-on-cern.physto.se/" TargetMode="External"/><Relationship Id="rId11" Type="http://schemas.openxmlformats.org/officeDocument/2006/relationships/image" Target="media/image2.jpeg"/><Relationship Id="rId32" Type="http://schemas.openxmlformats.org/officeDocument/2006/relationships/hyperlink" Target="http://hyperphysics.phy-astr.gsu.edu/hbase/astro/hubble.html" TargetMode="External"/><Relationship Id="rId37" Type="http://schemas.openxmlformats.org/officeDocument/2006/relationships/hyperlink" Target="http://astronomy.swin.edu.au/cosmos/C/Cosmic+Microwave+Background" TargetMode="External"/><Relationship Id="rId53" Type="http://schemas.openxmlformats.org/officeDocument/2006/relationships/hyperlink" Target="https://explorable.com/random-error" TargetMode="External"/><Relationship Id="rId58" Type="http://schemas.openxmlformats.org/officeDocument/2006/relationships/hyperlink" Target="http://www.synchrotron.org.au/index.php/synchrotron-science/what-is-a-synchrotron" TargetMode="External"/><Relationship Id="rId74" Type="http://schemas.openxmlformats.org/officeDocument/2006/relationships/image" Target="media/image14.jpeg"/><Relationship Id="rId79" Type="http://schemas.openxmlformats.org/officeDocument/2006/relationships/image" Target="media/image16.jpeg"/><Relationship Id="rId5" Type="http://schemas.openxmlformats.org/officeDocument/2006/relationships/settings" Target="settings.xml"/><Relationship Id="rId90" Type="http://schemas.openxmlformats.org/officeDocument/2006/relationships/hyperlink" Target="http://www.atnf.csiro.au/outreach/education/senior/cosmicengine/hubble.html" TargetMode="External"/><Relationship Id="rId95" Type="http://schemas.openxmlformats.org/officeDocument/2006/relationships/hyperlink" Target="http://cmb.phys.cwru.edu/boomerang/" TargetMode="External"/><Relationship Id="rId22" Type="http://schemas.openxmlformats.org/officeDocument/2006/relationships/hyperlink" Target="http://phys.org/tags/neutrinos/" TargetMode="External"/><Relationship Id="rId27" Type="http://schemas.openxmlformats.org/officeDocument/2006/relationships/hyperlink" Target="https://cosmosmagazine.com/sections/cosmos-conversation" TargetMode="External"/><Relationship Id="rId43" Type="http://schemas.openxmlformats.org/officeDocument/2006/relationships/hyperlink" Target="https://www.physics.rutgers.edu/~saurabh/690/Mar27-Zhang-phantom.pdf" TargetMode="External"/><Relationship Id="rId48" Type="http://schemas.openxmlformats.org/officeDocument/2006/relationships/hyperlink" Target="http://www.quantumdiaries.org/2014/07/27/sterile-neutrinos/" TargetMode="External"/><Relationship Id="rId64" Type="http://schemas.openxmlformats.org/officeDocument/2006/relationships/hyperlink" Target="http://www.parkinsons.org.au/about-ps/whatps.html" TargetMode="External"/><Relationship Id="rId69" Type="http://schemas.openxmlformats.org/officeDocument/2006/relationships/hyperlink" Target="https://62e528761d0685343e1c-f3d1b99a743ffa4142d9d7f1978d9686.ssl.cf2.rackcdn.com/files/8837/area14mp/hrn547qh-1332302557.jpg" TargetMode="External"/><Relationship Id="rId113" Type="http://schemas.openxmlformats.org/officeDocument/2006/relationships/customXml" Target="../customXml/item4.xml"/><Relationship Id="rId80" Type="http://schemas.openxmlformats.org/officeDocument/2006/relationships/hyperlink" Target="http://antwrp.gsfc.nasa.gov/apod/astropix.html" TargetMode="External"/><Relationship Id="rId85" Type="http://schemas.openxmlformats.org/officeDocument/2006/relationships/hyperlink" Target="http://www.atnf.csiro.au/outreach/education/senior/cosmicengine/bigbang.html" TargetMode="External"/><Relationship Id="rId12" Type="http://schemas.openxmlformats.org/officeDocument/2006/relationships/hyperlink" Target="http://www.physorg.com/tags/particles/" TargetMode="External"/><Relationship Id="rId17" Type="http://schemas.openxmlformats.org/officeDocument/2006/relationships/hyperlink" Target="http://www.physorg.com/tags/laws+of+physics/" TargetMode="External"/><Relationship Id="rId33" Type="http://schemas.openxmlformats.org/officeDocument/2006/relationships/hyperlink" Target="http://hyperphysics.phy-astr.gsu.edu/hbase/astro/stdcand.html" TargetMode="External"/><Relationship Id="rId38" Type="http://schemas.openxmlformats.org/officeDocument/2006/relationships/hyperlink" Target="http://www.universetoday.com/54756/what-is-the-big-bang-theory/" TargetMode="External"/><Relationship Id="rId59" Type="http://schemas.openxmlformats.org/officeDocument/2006/relationships/image" Target="media/image8.jpeg"/><Relationship Id="rId103" Type="http://schemas.openxmlformats.org/officeDocument/2006/relationships/hyperlink" Target="http://www.nasa.gov/" TargetMode="External"/><Relationship Id="rId108" Type="http://schemas.openxmlformats.org/officeDocument/2006/relationships/image" Target="media/image22.gif"/><Relationship Id="rId54" Type="http://schemas.openxmlformats.org/officeDocument/2006/relationships/hyperlink" Target="http://www.physics.umd.edu/courses/Phys276/Hill/Information/Notes/ErrorAnalysis.html" TargetMode="External"/><Relationship Id="rId70" Type="http://schemas.openxmlformats.org/officeDocument/2006/relationships/image" Target="media/image11.jpeg"/><Relationship Id="rId75" Type="http://schemas.openxmlformats.org/officeDocument/2006/relationships/image" Target="media/image15.jpeg"/><Relationship Id="rId91" Type="http://schemas.openxmlformats.org/officeDocument/2006/relationships/footer" Target="footer2.xml"/><Relationship Id="rId96"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hysorg.com/tags/physicists/" TargetMode="External"/><Relationship Id="rId23" Type="http://schemas.openxmlformats.org/officeDocument/2006/relationships/hyperlink" Target="http://phys.org/tags/muon+neutrinos/" TargetMode="External"/><Relationship Id="rId28" Type="http://schemas.openxmlformats.org/officeDocument/2006/relationships/hyperlink" Target="https://cosmosmagazine.com/topics/physics" TargetMode="External"/><Relationship Id="rId36" Type="http://schemas.openxmlformats.org/officeDocument/2006/relationships/hyperlink" Target="https://arxiv.org/pdf/1604.01424.pdf" TargetMode="External"/><Relationship Id="rId49" Type="http://schemas.openxmlformats.org/officeDocument/2006/relationships/hyperlink" Target="http://arxiv.org/abs/0711.0077" TargetMode="External"/><Relationship Id="rId57" Type="http://schemas.openxmlformats.org/officeDocument/2006/relationships/footer" Target="footer1.xml"/><Relationship Id="rId106" Type="http://schemas.openxmlformats.org/officeDocument/2006/relationships/hyperlink" Target="http://particleadventure.org/particleadventure/" TargetMode="External"/><Relationship Id="rId10" Type="http://schemas.openxmlformats.org/officeDocument/2006/relationships/hyperlink" Target="http://cdn.phys.org/newman/gfx/news/hires/2011/t2kph20.jpg" TargetMode="External"/><Relationship Id="rId31" Type="http://schemas.openxmlformats.org/officeDocument/2006/relationships/image" Target="media/image5.jpeg"/><Relationship Id="rId44" Type="http://schemas.openxmlformats.org/officeDocument/2006/relationships/hyperlink" Target="http://www.telegraph.co.uk/news/science/science-news/11715091/Big-Rip-will-end-the-universe-scientists-claim.html" TargetMode="External"/><Relationship Id="rId52" Type="http://schemas.openxmlformats.org/officeDocument/2006/relationships/hyperlink" Target="http://arxiv.org/pdf/1106.2476v3.pdf" TargetMode="External"/><Relationship Id="rId60" Type="http://schemas.openxmlformats.org/officeDocument/2006/relationships/hyperlink" Target="https://62e528761d0685343e1c-f3d1b99a743ffa4142d9d7f1978d9686.ssl.cf2.rackcdn.com/files/8835/area14mp/xpmkb777-1332302301.jpg" TargetMode="External"/><Relationship Id="rId65" Type="http://schemas.openxmlformats.org/officeDocument/2006/relationships/hyperlink" Target="http://kb.iu.edu/data/apeq.html" TargetMode="External"/><Relationship Id="rId73" Type="http://schemas.openxmlformats.org/officeDocument/2006/relationships/image" Target="media/image13.jpeg"/><Relationship Id="rId78" Type="http://schemas.openxmlformats.org/officeDocument/2006/relationships/hyperlink" Target="http://www.mtwilson.edu/" TargetMode="External"/><Relationship Id="rId81" Type="http://schemas.openxmlformats.org/officeDocument/2006/relationships/image" Target="media/image17.gif"/><Relationship Id="rId86" Type="http://schemas.openxmlformats.org/officeDocument/2006/relationships/hyperlink" Target="http://map.gsfc.nasa.gov/m_uni/uni_101age.html" TargetMode="External"/><Relationship Id="rId94" Type="http://schemas.openxmlformats.org/officeDocument/2006/relationships/hyperlink" Target="http://map.gsfc.nasa.gov/" TargetMode="External"/><Relationship Id="rId99" Type="http://schemas.openxmlformats.org/officeDocument/2006/relationships/hyperlink" Target="http://www.nasa.gov/" TargetMode="External"/><Relationship Id="rId101" Type="http://schemas.openxmlformats.org/officeDocument/2006/relationships/hyperlink" Target="http://www.stsci.edu/"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www.physorg.com/tags/neutrinos/" TargetMode="External"/><Relationship Id="rId18" Type="http://schemas.openxmlformats.org/officeDocument/2006/relationships/hyperlink" Target="http://phys.org/news/2011-06-closer-biggest-mysteries-fundamental-physics.html" TargetMode="External"/><Relationship Id="rId39" Type="http://schemas.openxmlformats.org/officeDocument/2006/relationships/hyperlink" Target="http://www.space.com/20930-dark-matter.html" TargetMode="External"/><Relationship Id="rId109" Type="http://schemas.openxmlformats.org/officeDocument/2006/relationships/image" Target="media/image23.gif"/><Relationship Id="rId34" Type="http://schemas.openxmlformats.org/officeDocument/2006/relationships/hyperlink" Target="http://philosophy-of-cosmology.ox.ac.uk/standard-rulers.html" TargetMode="External"/><Relationship Id="rId50" Type="http://schemas.openxmlformats.org/officeDocument/2006/relationships/hyperlink" Target="http://www.nobelprize.org/nobel_prizes/physics/laureates/1921/einstein-bio.html" TargetMode="External"/><Relationship Id="rId55" Type="http://schemas.openxmlformats.org/officeDocument/2006/relationships/hyperlink" Target="https://arxiv.org/pdf/1606.00634.pdf" TargetMode="External"/><Relationship Id="rId76" Type="http://schemas.openxmlformats.org/officeDocument/2006/relationships/hyperlink" Target="http://www.aip.org/history/esva/" TargetMode="External"/><Relationship Id="rId97" Type="http://schemas.openxmlformats.org/officeDocument/2006/relationships/hyperlink" Target="http://map.gsfc.nasa.gov/m_ig/ig_universe1.html" TargetMode="External"/><Relationship Id="rId104" Type="http://schemas.openxmlformats.org/officeDocument/2006/relationships/hyperlink" Target="http://spacetelescope.org/" TargetMode="External"/><Relationship Id="rId7" Type="http://schemas.openxmlformats.org/officeDocument/2006/relationships/footnotes" Target="footnotes.xml"/><Relationship Id="rId71" Type="http://schemas.openxmlformats.org/officeDocument/2006/relationships/hyperlink" Target="http://www.lightsources.org/cms/?pid=1000098" TargetMode="External"/><Relationship Id="rId92" Type="http://schemas.openxmlformats.org/officeDocument/2006/relationships/image" Target="media/image19.gif"/><Relationship Id="rId2" Type="http://schemas.openxmlformats.org/officeDocument/2006/relationships/customXml" Target="../customXml/item2.xml"/><Relationship Id="rId29" Type="http://schemas.openxmlformats.org/officeDocument/2006/relationships/hyperlink" Target="http://www.science20.com/news_articles/the_universe_is_expanding_even_faster_than_believed-173999" TargetMode="External"/><Relationship Id="rId24" Type="http://schemas.openxmlformats.org/officeDocument/2006/relationships/hyperlink" Target="http://phys.org/news/2016-08-evidence-mounts-neutrinos-key-universe.html" TargetMode="External"/><Relationship Id="rId40" Type="http://schemas.openxmlformats.org/officeDocument/2006/relationships/hyperlink" Target="http://www.universetoday.com/15719/the-cosmic-void-could-we-be-in-the-middle-of-it/" TargetMode="External"/><Relationship Id="rId45" Type="http://schemas.openxmlformats.org/officeDocument/2006/relationships/hyperlink" Target="https://62e528761d0685343e1c-f3d1b99a743ffa4142d9d7f1978d9686.ssl.cf2.rackcdn.com/files/125320/area14mp/image-20160606-25985-3ass74.jpg" TargetMode="External"/><Relationship Id="rId66" Type="http://schemas.openxmlformats.org/officeDocument/2006/relationships/hyperlink" Target="http://www.medicinenet.com/cat_scan/article.htm" TargetMode="External"/><Relationship Id="rId87" Type="http://schemas.openxmlformats.org/officeDocument/2006/relationships/hyperlink" Target="http://map.gsfc.nasa.gov/m_uni/uni_101expand.html" TargetMode="External"/><Relationship Id="rId110" Type="http://schemas.openxmlformats.org/officeDocument/2006/relationships/fontTable" Target="fontTable.xml"/><Relationship Id="rId61" Type="http://schemas.openxmlformats.org/officeDocument/2006/relationships/image" Target="media/image9.jpeg"/><Relationship Id="rId82" Type="http://schemas.openxmlformats.org/officeDocument/2006/relationships/image" Target="media/image18.gif"/><Relationship Id="rId19" Type="http://schemas.openxmlformats.org/officeDocument/2006/relationships/hyperlink" Target="http://www.physorg.com/tags/complex/" TargetMode="External"/><Relationship Id="rId14" Type="http://schemas.openxmlformats.org/officeDocument/2006/relationships/hyperlink" Target="http://www.physorg.com/tags/phenomenon/" TargetMode="External"/><Relationship Id="rId30" Type="http://schemas.openxmlformats.org/officeDocument/2006/relationships/hyperlink" Target="https://cosmosmagazine.com/physics/the-dark-side-of-the-universe-a-primer" TargetMode="External"/><Relationship Id="rId35" Type="http://schemas.openxmlformats.org/officeDocument/2006/relationships/hyperlink" Target="https://terrytao.files.wordpress.com/2010/10/cosmic-distance-ladder.pdf" TargetMode="External"/><Relationship Id="rId56" Type="http://schemas.openxmlformats.org/officeDocument/2006/relationships/image" Target="media/image7.jpeg"/><Relationship Id="rId77" Type="http://schemas.openxmlformats.org/officeDocument/2006/relationships/hyperlink" Target="http://astro.uchicago.edu/yerkes/" TargetMode="External"/><Relationship Id="rId100" Type="http://schemas.openxmlformats.org/officeDocument/2006/relationships/hyperlink" Target="http://spacetelescope.org/" TargetMode="External"/><Relationship Id="rId105" Type="http://schemas.openxmlformats.org/officeDocument/2006/relationships/hyperlink" Target="http://www.stsci.edu/" TargetMode="External"/><Relationship Id="rId8" Type="http://schemas.openxmlformats.org/officeDocument/2006/relationships/endnotes" Target="endnotes.xml"/><Relationship Id="rId51" Type="http://schemas.openxmlformats.org/officeDocument/2006/relationships/hyperlink" Target="https://www.newscientist.com/round-up/instant-expert-general-relativity/" TargetMode="External"/><Relationship Id="rId72" Type="http://schemas.openxmlformats.org/officeDocument/2006/relationships/image" Target="media/image12.jpeg"/><Relationship Id="rId93" Type="http://schemas.openxmlformats.org/officeDocument/2006/relationships/hyperlink" Target="http://lambda.gsfc.nasa.gov/product/cobe/" TargetMode="External"/><Relationship Id="rId98" Type="http://schemas.openxmlformats.org/officeDocument/2006/relationships/image" Target="media/image21.jpeg"/><Relationship Id="rId3" Type="http://schemas.openxmlformats.org/officeDocument/2006/relationships/numbering" Target="numbering.xml"/><Relationship Id="rId25" Type="http://schemas.openxmlformats.org/officeDocument/2006/relationships/hyperlink" Target="http://hubblesite.org/pubinfo/pdf/2016/17/pdf.pdf" TargetMode="External"/><Relationship Id="rId46" Type="http://schemas.openxmlformats.org/officeDocument/2006/relationships/image" Target="media/image6.jpeg"/><Relationship Id="rId67" Type="http://schemas.openxmlformats.org/officeDocument/2006/relationships/hyperlink" Target="https://62e528761d0685343e1c-f3d1b99a743ffa4142d9d7f1978d9686.ssl.cf2.rackcdn.com/files/8836/area14mp/dr7zz9bb-1332302495.jpg" TargetMode="External"/><Relationship Id="rId20" Type="http://schemas.openxmlformats.org/officeDocument/2006/relationships/hyperlink" Target="http://cdn.phys.org/newman/gfx/news/2016/57a86fd484929.jpg" TargetMode="External"/><Relationship Id="rId41" Type="http://schemas.openxmlformats.org/officeDocument/2006/relationships/hyperlink" Target="http://astronomy.swin.edu.au/cosmos/L/large-scale+structure" TargetMode="External"/><Relationship Id="rId62" Type="http://schemas.openxmlformats.org/officeDocument/2006/relationships/hyperlink" Target="http://diabetes.ygoy.com/2009/07/13/early-onset-diabetes/" TargetMode="External"/><Relationship Id="rId83" Type="http://schemas.openxmlformats.org/officeDocument/2006/relationships/hyperlink" Target="http://www.atnf.csiro.au/outreach/education/senior/astrophysics/astrometry1.html" TargetMode="External"/><Relationship Id="rId88" Type="http://schemas.openxmlformats.org/officeDocument/2006/relationships/hyperlink" Target="http://www.schoolsobservatory.org.uk/study/sci/cosmo/internal/steady.htm"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Respond to scientific articles about relativity, the standar model and the big bang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914BC8-6D4D-46A7-86C2-84E6BF8974B1}">
  <ds:schemaRefs>
    <ds:schemaRef ds:uri="http://schemas.openxmlformats.org/officeDocument/2006/bibliography"/>
  </ds:schemaRefs>
</ds:datastoreItem>
</file>

<file path=customXml/itemProps3.xml><?xml version="1.0" encoding="utf-8"?>
<ds:datastoreItem xmlns:ds="http://schemas.openxmlformats.org/officeDocument/2006/customXml" ds:itemID="{10B8E358-EC82-4251-BDCB-F238511B3390}"/>
</file>

<file path=customXml/itemProps4.xml><?xml version="1.0" encoding="utf-8"?>
<ds:datastoreItem xmlns:ds="http://schemas.openxmlformats.org/officeDocument/2006/customXml" ds:itemID="{C1EAD602-E1EB-4D43-A9B8-5A84258E336B}"/>
</file>

<file path=docProps/app.xml><?xml version="1.0" encoding="utf-8"?>
<Properties xmlns="http://schemas.openxmlformats.org/officeDocument/2006/extended-properties" xmlns:vt="http://schemas.openxmlformats.org/officeDocument/2006/docPropsVTypes">
  <Template>Normal</Template>
  <TotalTime>2</TotalTime>
  <Pages>26</Pages>
  <Words>8860</Words>
  <Characters>50502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Year 12 Physics</vt:lpstr>
    </vt:vector>
  </TitlesOfParts>
  <Company>Department Of Education</Company>
  <LinksUpToDate>false</LinksUpToDate>
  <CharactersWithSpaces>59244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Physics</dc:title>
  <dc:subject>Task 10: Evaluation &amp; Analysis</dc:subject>
  <dc:creator>BELL Kenneth</dc:creator>
  <cp:lastModifiedBy>Bradley Hearn</cp:lastModifiedBy>
  <cp:revision>4</cp:revision>
  <cp:lastPrinted>2016-08-30T00:29:00Z</cp:lastPrinted>
  <dcterms:created xsi:type="dcterms:W3CDTF">2022-08-22T03:46:00Z</dcterms:created>
  <dcterms:modified xsi:type="dcterms:W3CDTF">2024-08-18T16:33:00Z</dcterms:modified>
</cp:coreProperties>
</file>